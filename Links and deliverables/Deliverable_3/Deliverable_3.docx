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BA3745" w14:textId="3BE8CFBB" w:rsidR="00F11D3D" w:rsidRDefault="001544BC" w:rsidP="7716CAE8">
      <w:pPr>
        <w:sectPr w:rsidR="00F11D3D" w:rsidSect="00F11D3D">
          <w:headerReference w:type="default" r:id="rId11"/>
          <w:footerReference w:type="default" r:id="rId12"/>
          <w:pgSz w:w="12240" w:h="15840"/>
          <w:pgMar w:top="1440" w:right="1440" w:bottom="1440" w:left="1440" w:header="720" w:footer="720" w:gutter="0"/>
          <w:pgNumType w:start="1"/>
          <w:cols w:space="720"/>
          <w:titlePg/>
          <w:docGrid w:linePitch="360"/>
        </w:sectPr>
      </w:pPr>
      <w:r>
        <w:rPr>
          <w:noProof/>
        </w:rPr>
        <w:drawing>
          <wp:anchor distT="0" distB="0" distL="114300" distR="114300" simplePos="0" relativeHeight="251659264" behindDoc="1" locked="0" layoutInCell="1" allowOverlap="1" wp14:anchorId="13B3712A" wp14:editId="26770CE9">
            <wp:simplePos x="0" y="0"/>
            <wp:positionH relativeFrom="column">
              <wp:posOffset>4991678</wp:posOffset>
            </wp:positionH>
            <wp:positionV relativeFrom="paragraph">
              <wp:posOffset>7822565</wp:posOffset>
            </wp:positionV>
            <wp:extent cx="1335405" cy="4038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stretch>
                      <a:fillRect/>
                    </a:stretch>
                  </pic:blipFill>
                  <pic:spPr>
                    <a:xfrm>
                      <a:off x="0" y="0"/>
                      <a:ext cx="1335405" cy="40386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58240" behindDoc="0" locked="0" layoutInCell="1" allowOverlap="1" wp14:anchorId="1E7FC443" wp14:editId="7823EA82">
                <wp:simplePos x="0" y="0"/>
                <wp:positionH relativeFrom="column">
                  <wp:posOffset>-668655</wp:posOffset>
                </wp:positionH>
                <wp:positionV relativeFrom="paragraph">
                  <wp:posOffset>7820314</wp:posOffset>
                </wp:positionV>
                <wp:extent cx="3962400" cy="33528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335280"/>
                        </a:xfrm>
                        <a:prstGeom prst="rect">
                          <a:avLst/>
                        </a:prstGeom>
                        <a:noFill/>
                        <a:ln w="9525">
                          <a:noFill/>
                          <a:miter lim="800000"/>
                          <a:headEnd/>
                          <a:tailEnd/>
                        </a:ln>
                      </wps:spPr>
                      <wps:txbx>
                        <w:txbxContent>
                          <w:p w14:paraId="67F3BD88" w14:textId="77777777" w:rsidR="00F668A3" w:rsidRPr="00F668A3" w:rsidRDefault="00F668A3" w:rsidP="00F668A3">
                            <w:pPr>
                              <w:spacing w:line="240" w:lineRule="auto"/>
                              <w:rPr>
                                <w:rFonts w:ascii="Times New Roman" w:hAnsi="Times New Roman" w:cs="Times New Roman"/>
                                <w:b/>
                                <w:bCs/>
                                <w:sz w:val="28"/>
                              </w:rPr>
                            </w:pPr>
                            <w:r w:rsidRPr="00F668A3">
                              <w:rPr>
                                <w:rFonts w:ascii="Times New Roman" w:hAnsi="Times New Roman" w:cs="Times New Roman"/>
                                <w:b/>
                                <w:bCs/>
                                <w:sz w:val="28"/>
                              </w:rPr>
                              <w:t>Vanier College</w:t>
                            </w:r>
                            <w:r w:rsidRPr="00F668A3">
                              <w:rPr>
                                <w:rFonts w:ascii="Times New Roman" w:hAnsi="Times New Roman" w:cs="Times New Roman"/>
                                <w:b/>
                                <w:bCs/>
                                <w:sz w:val="28"/>
                              </w:rPr>
                              <w:tab/>
                              <w:t xml:space="preserve">Computer Science Department </w:t>
                            </w:r>
                          </w:p>
                          <w:p w14:paraId="264D3470" w14:textId="43F6A3B9" w:rsidR="00F668A3" w:rsidRPr="00F668A3" w:rsidRDefault="00F668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7FC443" id="_x0000_t202" coordsize="21600,21600" o:spt="202" path="m,l,21600r21600,l21600,xe">
                <v:stroke joinstyle="miter"/>
                <v:path gradientshapeok="t" o:connecttype="rect"/>
              </v:shapetype>
              <v:shape id="Text Box 2" o:spid="_x0000_s1026" type="#_x0000_t202" style="position:absolute;margin-left:-52.65pt;margin-top:615.75pt;width:312pt;height:26.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" filled="f" stroked="f">
                <v:textbox>
                  <w:txbxContent>
                    <w:p w14:paraId="67F3BD88" w14:textId="77777777" w:rsidR="00F668A3" w:rsidRPr="00F668A3" w:rsidRDefault="00F668A3" w:rsidP="00F668A3">
                      <w:pPr>
                        <w:spacing w:line="240" w:lineRule="auto"/>
                        <w:rPr>
                          <w:rFonts w:ascii="Times New Roman" w:hAnsi="Times New Roman" w:cs="Times New Roman"/>
                          <w:b/>
                          <w:bCs/>
                          <w:sz w:val="28"/>
                        </w:rPr>
                      </w:pPr>
                      <w:r w:rsidRPr="00F668A3">
                        <w:rPr>
                          <w:rFonts w:ascii="Times New Roman" w:hAnsi="Times New Roman" w:cs="Times New Roman"/>
                          <w:b/>
                          <w:bCs/>
                          <w:sz w:val="28"/>
                        </w:rPr>
                        <w:t>Vanier College</w:t>
                      </w:r>
                      <w:r w:rsidRPr="00F668A3">
                        <w:rPr>
                          <w:rFonts w:ascii="Times New Roman" w:hAnsi="Times New Roman" w:cs="Times New Roman"/>
                          <w:b/>
                          <w:bCs/>
                          <w:sz w:val="28"/>
                        </w:rPr>
                        <w:tab/>
                        <w:t xml:space="preserve">Computer Science Department </w:t>
                      </w:r>
                    </w:p>
                    <w:p w14:paraId="264D3470" w14:textId="43F6A3B9" w:rsidR="00F668A3" w:rsidRPr="00F668A3" w:rsidRDefault="00F668A3"/>
                  </w:txbxContent>
                </v:textbox>
                <w10:wrap type="square"/>
              </v:shape>
            </w:pict>
          </mc:Fallback>
        </mc:AlternateContent>
      </w:r>
      <w:r w:rsidR="00F668A3">
        <w:rPr>
          <w:noProof/>
        </w:rPr>
        <mc:AlternateContent>
          <mc:Choice Requires="wps">
            <w:drawing>
              <wp:anchor distT="0" distB="0" distL="114300" distR="114300" simplePos="0" relativeHeight="251657216" behindDoc="0" locked="0" layoutInCell="1" allowOverlap="1" wp14:anchorId="3F859255" wp14:editId="2EA603C0">
                <wp:simplePos x="0" y="0"/>
                <wp:positionH relativeFrom="column">
                  <wp:posOffset>-594360</wp:posOffset>
                </wp:positionH>
                <wp:positionV relativeFrom="paragraph">
                  <wp:posOffset>7691755</wp:posOffset>
                </wp:positionV>
                <wp:extent cx="7040880" cy="0"/>
                <wp:effectExtent l="0" t="19050" r="26670" b="19050"/>
                <wp:wrapNone/>
                <wp:docPr id="3" name="Straight Connector 3"/>
                <wp:cNvGraphicFramePr/>
                <a:graphic xmlns:a="http://schemas.openxmlformats.org/drawingml/2006/main">
                  <a:graphicData uri="http://schemas.microsoft.com/office/word/2010/wordprocessingShape">
                    <wps:wsp>
                      <wps:cNvCnPr/>
                      <wps:spPr>
                        <a:xfrm>
                          <a:off x="0" y="0"/>
                          <a:ext cx="7040880"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ED7AA4" id="Straight Connector 3"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46.8pt,605.65pt" to="507.6pt,60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" strokecolor="black [3213]" strokeweight="3pt">
                <v:stroke joinstyle="miter"/>
              </v:line>
            </w:pict>
          </mc:Fallback>
        </mc:AlternateContent>
      </w:r>
      <w:r w:rsidR="00F668A3">
        <w:rPr>
          <w:noProof/>
        </w:rPr>
        <mc:AlternateContent>
          <mc:Choice Requires="wps">
            <w:drawing>
              <wp:anchor distT="0" distB="0" distL="114300" distR="114300" simplePos="0" relativeHeight="251654144" behindDoc="0" locked="0" layoutInCell="1" allowOverlap="1" wp14:anchorId="193EAD10" wp14:editId="4674AF24">
                <wp:simplePos x="0" y="0"/>
                <wp:positionH relativeFrom="column">
                  <wp:posOffset>-594360</wp:posOffset>
                </wp:positionH>
                <wp:positionV relativeFrom="paragraph">
                  <wp:posOffset>4617720</wp:posOffset>
                </wp:positionV>
                <wp:extent cx="7040880" cy="2941320"/>
                <wp:effectExtent l="0" t="0" r="7620" b="0"/>
                <wp:wrapNone/>
                <wp:docPr id="2" name="Rectangle 2"/>
                <wp:cNvGraphicFramePr/>
                <a:graphic xmlns:a="http://schemas.openxmlformats.org/drawingml/2006/main">
                  <a:graphicData uri="http://schemas.microsoft.com/office/word/2010/wordprocessingShape">
                    <wps:wsp>
                      <wps:cNvSpPr/>
                      <wps:spPr>
                        <a:xfrm>
                          <a:off x="0" y="0"/>
                          <a:ext cx="7040880" cy="2941320"/>
                        </a:xfrm>
                        <a:prstGeom prst="rect">
                          <a:avLst/>
                        </a:prstGeom>
                        <a:solidFill>
                          <a:srgbClr val="33005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03C9B" id="Rectangle 2" o:spid="_x0000_s1026" style="position:absolute;margin-left:-46.8pt;margin-top:363.6pt;width:554.4pt;height:231.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" fillcolor="#330051" stroked="f" strokeweight="1pt"/>
            </w:pict>
          </mc:Fallback>
        </mc:AlternateContent>
      </w:r>
      <w:r w:rsidR="00F668A3">
        <w:rPr>
          <w:noProof/>
        </w:rPr>
        <mc:AlternateContent>
          <mc:Choice Requires="wps">
            <w:drawing>
              <wp:anchor distT="45720" distB="45720" distL="114300" distR="114300" simplePos="0" relativeHeight="251656192" behindDoc="0" locked="0" layoutInCell="1" allowOverlap="1" wp14:anchorId="26FD1B84" wp14:editId="2CDFA6F1">
                <wp:simplePos x="0" y="0"/>
                <wp:positionH relativeFrom="column">
                  <wp:posOffset>-594360</wp:posOffset>
                </wp:positionH>
                <wp:positionV relativeFrom="paragraph">
                  <wp:posOffset>4724400</wp:posOffset>
                </wp:positionV>
                <wp:extent cx="7040880" cy="26974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0880" cy="2697480"/>
                        </a:xfrm>
                        <a:prstGeom prst="rect">
                          <a:avLst/>
                        </a:prstGeom>
                        <a:noFill/>
                        <a:ln w="9525">
                          <a:noFill/>
                          <a:miter lim="800000"/>
                          <a:headEnd/>
                          <a:tailEnd/>
                        </a:ln>
                      </wps:spPr>
                      <wps:txbx>
                        <w:txbxContent>
                          <w:p w14:paraId="2CB5F23B" w14:textId="6870B357" w:rsidR="005715CE" w:rsidRPr="00F16693" w:rsidRDefault="005715CE" w:rsidP="00125361">
                            <w:pPr>
                              <w:spacing w:line="276" w:lineRule="auto"/>
                              <w:jc w:val="center"/>
                              <w:rPr>
                                <w:rFonts w:ascii="Times New Roman" w:hAnsi="Times New Roman" w:cs="Times New Roman"/>
                                <w:b/>
                                <w:bCs/>
                                <w:color w:val="FFFFFF" w:themeColor="background1"/>
                                <w:sz w:val="72"/>
                                <w:szCs w:val="72"/>
                                <w:u w:val="single"/>
                              </w:rPr>
                            </w:pPr>
                            <w:r w:rsidRPr="00F16693">
                              <w:rPr>
                                <w:rFonts w:ascii="Times New Roman" w:hAnsi="Times New Roman" w:cs="Times New Roman"/>
                                <w:b/>
                                <w:bCs/>
                                <w:color w:val="FFFFFF" w:themeColor="background1"/>
                                <w:sz w:val="72"/>
                                <w:szCs w:val="72"/>
                                <w:u w:val="single"/>
                              </w:rPr>
                              <w:t xml:space="preserve">Deliverable </w:t>
                            </w:r>
                            <w:r w:rsidR="000C6505">
                              <w:rPr>
                                <w:rFonts w:ascii="Times New Roman" w:hAnsi="Times New Roman" w:cs="Times New Roman"/>
                                <w:b/>
                                <w:bCs/>
                                <w:color w:val="FFFFFF" w:themeColor="background1"/>
                                <w:sz w:val="72"/>
                                <w:szCs w:val="72"/>
                                <w:u w:val="single"/>
                              </w:rPr>
                              <w:t>3</w:t>
                            </w:r>
                          </w:p>
                          <w:p w14:paraId="291F76BA" w14:textId="7D6412E1" w:rsidR="005715CE" w:rsidRPr="00125361" w:rsidRDefault="005715CE" w:rsidP="00125361">
                            <w:pPr>
                              <w:spacing w:line="276" w:lineRule="auto"/>
                              <w:jc w:val="center"/>
                              <w:rPr>
                                <w:rFonts w:ascii="Times New Roman" w:hAnsi="Times New Roman" w:cs="Times New Roman"/>
                                <w:b/>
                                <w:bCs/>
                                <w:color w:val="FF0000"/>
                                <w:sz w:val="36"/>
                                <w:szCs w:val="36"/>
                                <w:u w:val="single"/>
                              </w:rPr>
                            </w:pPr>
                            <w:r w:rsidRPr="00125361">
                              <w:rPr>
                                <w:rFonts w:ascii="Times New Roman" w:hAnsi="Times New Roman" w:cs="Times New Roman"/>
                                <w:b/>
                                <w:bCs/>
                                <w:color w:val="FF0000"/>
                                <w:sz w:val="36"/>
                                <w:szCs w:val="36"/>
                                <w:u w:val="single"/>
                              </w:rPr>
                              <w:t>TEAM RED</w:t>
                            </w:r>
                          </w:p>
                          <w:p w14:paraId="6C66F694" w14:textId="3D794854" w:rsidR="00537E76" w:rsidRPr="00125361" w:rsidRDefault="00537E76" w:rsidP="00125361">
                            <w:pPr>
                              <w:spacing w:line="276" w:lineRule="auto"/>
                              <w:ind w:left="312"/>
                              <w:jc w:val="center"/>
                              <w:rPr>
                                <w:rFonts w:ascii="Times New Roman" w:eastAsia="Times New Roman" w:hAnsi="Times New Roman" w:cs="Times New Roman"/>
                                <w:b/>
                                <w:bCs/>
                                <w:color w:val="FFFFFF" w:themeColor="background1"/>
                                <w:sz w:val="36"/>
                                <w:szCs w:val="36"/>
                                <w:lang w:eastAsia="zh-CN"/>
                              </w:rPr>
                            </w:pPr>
                            <w:r w:rsidRPr="00125361">
                              <w:rPr>
                                <w:rFonts w:ascii="Times New Roman" w:eastAsia="Times New Roman" w:hAnsi="Times New Roman" w:cs="Times New Roman"/>
                                <w:b/>
                                <w:bCs/>
                                <w:color w:val="FFFFFF" w:themeColor="background1"/>
                                <w:sz w:val="36"/>
                                <w:szCs w:val="36"/>
                                <w:lang w:eastAsia="zh-CN"/>
                              </w:rPr>
                              <w:t>Theodore Tsimiklis (2065694)</w:t>
                            </w:r>
                            <w:r w:rsidR="00703B00" w:rsidRPr="00125361">
                              <w:rPr>
                                <w:rFonts w:ascii="Times New Roman" w:eastAsia="Times New Roman" w:hAnsi="Times New Roman" w:cs="Times New Roman"/>
                                <w:b/>
                                <w:bCs/>
                                <w:color w:val="FFFFFF" w:themeColor="background1"/>
                                <w:sz w:val="36"/>
                                <w:szCs w:val="36"/>
                                <w:lang w:eastAsia="zh-CN"/>
                              </w:rPr>
                              <w:tab/>
                            </w:r>
                            <w:r w:rsidRPr="00125361">
                              <w:rPr>
                                <w:rFonts w:ascii="Times New Roman" w:eastAsia="Times New Roman" w:hAnsi="Times New Roman" w:cs="Times New Roman"/>
                                <w:b/>
                                <w:bCs/>
                                <w:color w:val="FFFFFF" w:themeColor="background1"/>
                                <w:sz w:val="36"/>
                                <w:szCs w:val="36"/>
                                <w:lang w:eastAsia="zh-CN"/>
                              </w:rPr>
                              <w:t>Jiahui, Xia (2044092)</w:t>
                            </w:r>
                          </w:p>
                          <w:p w14:paraId="450E8573" w14:textId="77777777" w:rsidR="00537E76" w:rsidRPr="00125361" w:rsidRDefault="00537E76" w:rsidP="00125361">
                            <w:pPr>
                              <w:spacing w:line="276" w:lineRule="auto"/>
                              <w:ind w:left="312"/>
                              <w:jc w:val="center"/>
                              <w:rPr>
                                <w:rFonts w:ascii="Times New Roman" w:eastAsia="Times New Roman" w:hAnsi="Times New Roman" w:cs="Times New Roman"/>
                                <w:b/>
                                <w:bCs/>
                                <w:color w:val="FFFFFF" w:themeColor="background1"/>
                                <w:sz w:val="36"/>
                                <w:szCs w:val="36"/>
                                <w:lang w:eastAsia="zh-CN"/>
                              </w:rPr>
                            </w:pPr>
                            <w:r w:rsidRPr="00125361">
                              <w:rPr>
                                <w:rFonts w:ascii="Times New Roman" w:eastAsia="Times New Roman" w:hAnsi="Times New Roman" w:cs="Times New Roman"/>
                                <w:b/>
                                <w:bCs/>
                                <w:color w:val="FFFFFF" w:themeColor="background1"/>
                                <w:sz w:val="36"/>
                                <w:szCs w:val="36"/>
                                <w:lang w:eastAsia="zh-CN"/>
                              </w:rPr>
                              <w:t>George Athanasatos (1951431)</w:t>
                            </w:r>
                            <w:r w:rsidRPr="00125361">
                              <w:rPr>
                                <w:rFonts w:ascii="Times New Roman" w:eastAsia="Times New Roman" w:hAnsi="Times New Roman" w:cs="Times New Roman"/>
                                <w:b/>
                                <w:bCs/>
                                <w:color w:val="FFFFFF" w:themeColor="background1"/>
                                <w:sz w:val="36"/>
                                <w:szCs w:val="36"/>
                                <w:lang w:eastAsia="zh-CN"/>
                              </w:rPr>
                              <w:tab/>
                              <w:t>Andrei, Marinescu (1972210)</w:t>
                            </w:r>
                          </w:p>
                          <w:p w14:paraId="2C18B8EB" w14:textId="1C36A202" w:rsidR="005715CE" w:rsidRPr="00125361" w:rsidRDefault="00537E76" w:rsidP="00125361">
                            <w:pPr>
                              <w:spacing w:line="276" w:lineRule="auto"/>
                              <w:jc w:val="center"/>
                              <w:rPr>
                                <w:rFonts w:ascii="Times New Roman" w:hAnsi="Times New Roman" w:cs="Times New Roman"/>
                                <w:b/>
                                <w:bCs/>
                                <w:color w:val="FFFFFF" w:themeColor="background1"/>
                                <w:sz w:val="36"/>
                                <w:szCs w:val="36"/>
                              </w:rPr>
                            </w:pPr>
                            <w:r w:rsidRPr="00125361">
                              <w:rPr>
                                <w:rFonts w:ascii="Times New Roman" w:hAnsi="Times New Roman" w:cs="Times New Roman"/>
                                <w:b/>
                                <w:bCs/>
                                <w:color w:val="FFFFFF" w:themeColor="background1"/>
                                <w:sz w:val="36"/>
                                <w:szCs w:val="36"/>
                              </w:rPr>
                              <w:t xml:space="preserve">Client: </w:t>
                            </w:r>
                            <w:r w:rsidR="00F16693" w:rsidRPr="00125361">
                              <w:rPr>
                                <w:rFonts w:ascii="Times New Roman" w:hAnsi="Times New Roman" w:cs="Times New Roman"/>
                                <w:b/>
                                <w:bCs/>
                                <w:color w:val="FFFFFF" w:themeColor="background1"/>
                                <w:sz w:val="36"/>
                                <w:szCs w:val="36"/>
                              </w:rPr>
                              <w:t>Samer Assi</w:t>
                            </w:r>
                          </w:p>
                          <w:p w14:paraId="388EC014" w14:textId="73F79CF9" w:rsidR="00F16693" w:rsidRPr="00125361" w:rsidRDefault="00F16693" w:rsidP="00125361">
                            <w:pPr>
                              <w:spacing w:line="276" w:lineRule="auto"/>
                              <w:jc w:val="center"/>
                              <w:rPr>
                                <w:rFonts w:ascii="Times New Roman" w:hAnsi="Times New Roman" w:cs="Times New Roman"/>
                                <w:b/>
                                <w:bCs/>
                                <w:color w:val="FFFFFF" w:themeColor="background1"/>
                                <w:sz w:val="36"/>
                                <w:szCs w:val="36"/>
                              </w:rPr>
                            </w:pPr>
                            <w:r w:rsidRPr="00125361">
                              <w:rPr>
                                <w:rFonts w:ascii="Times New Roman" w:hAnsi="Times New Roman" w:cs="Times New Roman"/>
                                <w:b/>
                                <w:bCs/>
                                <w:color w:val="FFFFFF" w:themeColor="background1"/>
                                <w:sz w:val="36"/>
                                <w:szCs w:val="36"/>
                              </w:rPr>
                              <w:t>2022/02/</w:t>
                            </w:r>
                            <w:r w:rsidR="007C3163">
                              <w:rPr>
                                <w:rFonts w:ascii="Times New Roman" w:hAnsi="Times New Roman" w:cs="Times New Roman"/>
                                <w:b/>
                                <w:bCs/>
                                <w:color w:val="FFFFFF" w:themeColor="background1"/>
                                <w:sz w:val="36"/>
                                <w:szCs w:val="36"/>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FD1B84" id="_x0000_s1027" type="#_x0000_t202" style="position:absolute;margin-left:-46.8pt;margin-top:372pt;width:554.4pt;height:212.4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" filled="f" stroked="f">
                <v:textbox>
                  <w:txbxContent>
                    <w:p w14:paraId="2CB5F23B" w14:textId="6870B357" w:rsidR="005715CE" w:rsidRPr="00F16693" w:rsidRDefault="005715CE" w:rsidP="00125361">
                      <w:pPr>
                        <w:spacing w:line="276" w:lineRule="auto"/>
                        <w:jc w:val="center"/>
                        <w:rPr>
                          <w:rFonts w:ascii="Times New Roman" w:hAnsi="Times New Roman" w:cs="Times New Roman"/>
                          <w:b/>
                          <w:bCs/>
                          <w:color w:val="FFFFFF" w:themeColor="background1"/>
                          <w:sz w:val="72"/>
                          <w:szCs w:val="72"/>
                          <w:u w:val="single"/>
                        </w:rPr>
                      </w:pPr>
                      <w:r w:rsidRPr="00F16693">
                        <w:rPr>
                          <w:rFonts w:ascii="Times New Roman" w:hAnsi="Times New Roman" w:cs="Times New Roman"/>
                          <w:b/>
                          <w:bCs/>
                          <w:color w:val="FFFFFF" w:themeColor="background1"/>
                          <w:sz w:val="72"/>
                          <w:szCs w:val="72"/>
                          <w:u w:val="single"/>
                        </w:rPr>
                        <w:t xml:space="preserve">Deliverable </w:t>
                      </w:r>
                      <w:r w:rsidR="000C6505">
                        <w:rPr>
                          <w:rFonts w:ascii="Times New Roman" w:hAnsi="Times New Roman" w:cs="Times New Roman"/>
                          <w:b/>
                          <w:bCs/>
                          <w:color w:val="FFFFFF" w:themeColor="background1"/>
                          <w:sz w:val="72"/>
                          <w:szCs w:val="72"/>
                          <w:u w:val="single"/>
                        </w:rPr>
                        <w:t>3</w:t>
                      </w:r>
                    </w:p>
                    <w:p w14:paraId="291F76BA" w14:textId="7D6412E1" w:rsidR="005715CE" w:rsidRPr="00125361" w:rsidRDefault="005715CE" w:rsidP="00125361">
                      <w:pPr>
                        <w:spacing w:line="276" w:lineRule="auto"/>
                        <w:jc w:val="center"/>
                        <w:rPr>
                          <w:rFonts w:ascii="Times New Roman" w:hAnsi="Times New Roman" w:cs="Times New Roman"/>
                          <w:b/>
                          <w:bCs/>
                          <w:color w:val="FF0000"/>
                          <w:sz w:val="36"/>
                          <w:szCs w:val="36"/>
                          <w:u w:val="single"/>
                        </w:rPr>
                      </w:pPr>
                      <w:r w:rsidRPr="00125361">
                        <w:rPr>
                          <w:rFonts w:ascii="Times New Roman" w:hAnsi="Times New Roman" w:cs="Times New Roman"/>
                          <w:b/>
                          <w:bCs/>
                          <w:color w:val="FF0000"/>
                          <w:sz w:val="36"/>
                          <w:szCs w:val="36"/>
                          <w:u w:val="single"/>
                        </w:rPr>
                        <w:t>TEAM RED</w:t>
                      </w:r>
                    </w:p>
                    <w:p w14:paraId="6C66F694" w14:textId="3D794854" w:rsidR="00537E76" w:rsidRPr="00125361" w:rsidRDefault="00537E76" w:rsidP="00125361">
                      <w:pPr>
                        <w:spacing w:line="276" w:lineRule="auto"/>
                        <w:ind w:left="312"/>
                        <w:jc w:val="center"/>
                        <w:rPr>
                          <w:rFonts w:ascii="Times New Roman" w:eastAsia="Times New Roman" w:hAnsi="Times New Roman" w:cs="Times New Roman"/>
                          <w:b/>
                          <w:bCs/>
                          <w:color w:val="FFFFFF" w:themeColor="background1"/>
                          <w:sz w:val="36"/>
                          <w:szCs w:val="36"/>
                          <w:lang w:eastAsia="zh-CN"/>
                        </w:rPr>
                      </w:pPr>
                      <w:r w:rsidRPr="00125361">
                        <w:rPr>
                          <w:rFonts w:ascii="Times New Roman" w:eastAsia="Times New Roman" w:hAnsi="Times New Roman" w:cs="Times New Roman"/>
                          <w:b/>
                          <w:bCs/>
                          <w:color w:val="FFFFFF" w:themeColor="background1"/>
                          <w:sz w:val="36"/>
                          <w:szCs w:val="36"/>
                          <w:lang w:eastAsia="zh-CN"/>
                        </w:rPr>
                        <w:t>Theodore Tsimiklis (2065694)</w:t>
                      </w:r>
                      <w:r w:rsidR="00703B00" w:rsidRPr="00125361">
                        <w:rPr>
                          <w:rFonts w:ascii="Times New Roman" w:eastAsia="Times New Roman" w:hAnsi="Times New Roman" w:cs="Times New Roman"/>
                          <w:b/>
                          <w:bCs/>
                          <w:color w:val="FFFFFF" w:themeColor="background1"/>
                          <w:sz w:val="36"/>
                          <w:szCs w:val="36"/>
                          <w:lang w:eastAsia="zh-CN"/>
                        </w:rPr>
                        <w:tab/>
                      </w:r>
                      <w:r w:rsidRPr="00125361">
                        <w:rPr>
                          <w:rFonts w:ascii="Times New Roman" w:eastAsia="Times New Roman" w:hAnsi="Times New Roman" w:cs="Times New Roman"/>
                          <w:b/>
                          <w:bCs/>
                          <w:color w:val="FFFFFF" w:themeColor="background1"/>
                          <w:sz w:val="36"/>
                          <w:szCs w:val="36"/>
                          <w:lang w:eastAsia="zh-CN"/>
                        </w:rPr>
                        <w:t>Jiahui, Xia (2044092)</w:t>
                      </w:r>
                    </w:p>
                    <w:p w14:paraId="450E8573" w14:textId="77777777" w:rsidR="00537E76" w:rsidRPr="00125361" w:rsidRDefault="00537E76" w:rsidP="00125361">
                      <w:pPr>
                        <w:spacing w:line="276" w:lineRule="auto"/>
                        <w:ind w:left="312"/>
                        <w:jc w:val="center"/>
                        <w:rPr>
                          <w:rFonts w:ascii="Times New Roman" w:eastAsia="Times New Roman" w:hAnsi="Times New Roman" w:cs="Times New Roman"/>
                          <w:b/>
                          <w:bCs/>
                          <w:color w:val="FFFFFF" w:themeColor="background1"/>
                          <w:sz w:val="36"/>
                          <w:szCs w:val="36"/>
                          <w:lang w:eastAsia="zh-CN"/>
                        </w:rPr>
                      </w:pPr>
                      <w:r w:rsidRPr="00125361">
                        <w:rPr>
                          <w:rFonts w:ascii="Times New Roman" w:eastAsia="Times New Roman" w:hAnsi="Times New Roman" w:cs="Times New Roman"/>
                          <w:b/>
                          <w:bCs/>
                          <w:color w:val="FFFFFF" w:themeColor="background1"/>
                          <w:sz w:val="36"/>
                          <w:szCs w:val="36"/>
                          <w:lang w:eastAsia="zh-CN"/>
                        </w:rPr>
                        <w:t>George Athanasatos (1951431)</w:t>
                      </w:r>
                      <w:r w:rsidRPr="00125361">
                        <w:rPr>
                          <w:rFonts w:ascii="Times New Roman" w:eastAsia="Times New Roman" w:hAnsi="Times New Roman" w:cs="Times New Roman"/>
                          <w:b/>
                          <w:bCs/>
                          <w:color w:val="FFFFFF" w:themeColor="background1"/>
                          <w:sz w:val="36"/>
                          <w:szCs w:val="36"/>
                          <w:lang w:eastAsia="zh-CN"/>
                        </w:rPr>
                        <w:tab/>
                        <w:t>Andrei, Marinescu (1972210)</w:t>
                      </w:r>
                    </w:p>
                    <w:p w14:paraId="2C18B8EB" w14:textId="1C36A202" w:rsidR="005715CE" w:rsidRPr="00125361" w:rsidRDefault="00537E76" w:rsidP="00125361">
                      <w:pPr>
                        <w:spacing w:line="276" w:lineRule="auto"/>
                        <w:jc w:val="center"/>
                        <w:rPr>
                          <w:rFonts w:ascii="Times New Roman" w:hAnsi="Times New Roman" w:cs="Times New Roman"/>
                          <w:b/>
                          <w:bCs/>
                          <w:color w:val="FFFFFF" w:themeColor="background1"/>
                          <w:sz w:val="36"/>
                          <w:szCs w:val="36"/>
                        </w:rPr>
                      </w:pPr>
                      <w:r w:rsidRPr="00125361">
                        <w:rPr>
                          <w:rFonts w:ascii="Times New Roman" w:hAnsi="Times New Roman" w:cs="Times New Roman"/>
                          <w:b/>
                          <w:bCs/>
                          <w:color w:val="FFFFFF" w:themeColor="background1"/>
                          <w:sz w:val="36"/>
                          <w:szCs w:val="36"/>
                        </w:rPr>
                        <w:t xml:space="preserve">Client: </w:t>
                      </w:r>
                      <w:r w:rsidR="00F16693" w:rsidRPr="00125361">
                        <w:rPr>
                          <w:rFonts w:ascii="Times New Roman" w:hAnsi="Times New Roman" w:cs="Times New Roman"/>
                          <w:b/>
                          <w:bCs/>
                          <w:color w:val="FFFFFF" w:themeColor="background1"/>
                          <w:sz w:val="36"/>
                          <w:szCs w:val="36"/>
                        </w:rPr>
                        <w:t>Samer Assi</w:t>
                      </w:r>
                    </w:p>
                    <w:p w14:paraId="388EC014" w14:textId="73F79CF9" w:rsidR="00F16693" w:rsidRPr="00125361" w:rsidRDefault="00F16693" w:rsidP="00125361">
                      <w:pPr>
                        <w:spacing w:line="276" w:lineRule="auto"/>
                        <w:jc w:val="center"/>
                        <w:rPr>
                          <w:rFonts w:ascii="Times New Roman" w:hAnsi="Times New Roman" w:cs="Times New Roman"/>
                          <w:b/>
                          <w:bCs/>
                          <w:color w:val="FFFFFF" w:themeColor="background1"/>
                          <w:sz w:val="36"/>
                          <w:szCs w:val="36"/>
                        </w:rPr>
                      </w:pPr>
                      <w:r w:rsidRPr="00125361">
                        <w:rPr>
                          <w:rFonts w:ascii="Times New Roman" w:hAnsi="Times New Roman" w:cs="Times New Roman"/>
                          <w:b/>
                          <w:bCs/>
                          <w:color w:val="FFFFFF" w:themeColor="background1"/>
                          <w:sz w:val="36"/>
                          <w:szCs w:val="36"/>
                        </w:rPr>
                        <w:t>2022/02/</w:t>
                      </w:r>
                      <w:r w:rsidR="007C3163">
                        <w:rPr>
                          <w:rFonts w:ascii="Times New Roman" w:hAnsi="Times New Roman" w:cs="Times New Roman"/>
                          <w:b/>
                          <w:bCs/>
                          <w:color w:val="FFFFFF" w:themeColor="background1"/>
                          <w:sz w:val="36"/>
                          <w:szCs w:val="36"/>
                        </w:rPr>
                        <w:t>22</w:t>
                      </w:r>
                    </w:p>
                  </w:txbxContent>
                </v:textbox>
                <w10:wrap type="square"/>
              </v:shape>
            </w:pict>
          </mc:Fallback>
        </mc:AlternateContent>
      </w:r>
      <w:r w:rsidR="00125361">
        <w:rPr>
          <w:noProof/>
        </w:rPr>
        <w:drawing>
          <wp:anchor distT="0" distB="0" distL="114300" distR="114300" simplePos="0" relativeHeight="251655168" behindDoc="1" locked="0" layoutInCell="1" allowOverlap="1" wp14:anchorId="0C04C526" wp14:editId="7D1123EE">
            <wp:simplePos x="0" y="0"/>
            <wp:positionH relativeFrom="column">
              <wp:posOffset>-424815</wp:posOffset>
            </wp:positionH>
            <wp:positionV relativeFrom="paragraph">
              <wp:posOffset>0</wp:posOffset>
            </wp:positionV>
            <wp:extent cx="6607175" cy="4615180"/>
            <wp:effectExtent l="0" t="0" r="3175" b="0"/>
            <wp:wrapTight wrapText="bothSides">
              <wp:wrapPolygon edited="0">
                <wp:start x="0" y="0"/>
                <wp:lineTo x="0" y="21487"/>
                <wp:lineTo x="21548" y="21487"/>
                <wp:lineTo x="215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07175" cy="4615180"/>
                    </a:xfrm>
                    <a:prstGeom prst="rect">
                      <a:avLst/>
                    </a:prstGeom>
                  </pic:spPr>
                </pic:pic>
              </a:graphicData>
            </a:graphic>
            <wp14:sizeRelH relativeFrom="margin">
              <wp14:pctWidth>0</wp14:pctWidth>
            </wp14:sizeRelH>
            <wp14:sizeRelV relativeFrom="margin">
              <wp14:pctHeight>0</wp14:pctHeight>
            </wp14:sizeRelV>
          </wp:anchor>
        </w:drawing>
      </w:r>
    </w:p>
    <w:sdt>
      <w:sdtPr>
        <w:rPr>
          <w:rFonts w:asciiTheme="minorHAnsi" w:eastAsiaTheme="minorHAnsi" w:hAnsiTheme="minorHAnsi" w:cstheme="minorBidi"/>
          <w:b/>
          <w:bCs/>
          <w:noProof/>
          <w:color w:val="auto"/>
          <w:sz w:val="22"/>
          <w:szCs w:val="22"/>
        </w:rPr>
        <w:id w:val="472761418"/>
        <w:docPartObj>
          <w:docPartGallery w:val="Table of Contents"/>
          <w:docPartUnique/>
        </w:docPartObj>
      </w:sdtPr>
      <w:sdtEndPr>
        <w:rPr>
          <w:rFonts w:ascii="Times New Roman" w:eastAsia="Times New Roman" w:hAnsi="Times New Roman" w:cs="Times New Roman"/>
        </w:rPr>
      </w:sdtEndPr>
      <w:sdtContent>
        <w:p w14:paraId="33D9F9DE" w14:textId="2C820D37" w:rsidR="006C4CE3" w:rsidRDefault="006C4CE3">
          <w:pPr>
            <w:pStyle w:val="TOCHeading"/>
          </w:pPr>
          <w:r>
            <w:t>Table of Contents</w:t>
          </w:r>
        </w:p>
        <w:p w14:paraId="1E036D86" w14:textId="655F501C" w:rsidR="0005178D" w:rsidRDefault="364A4309">
          <w:pPr>
            <w:pStyle w:val="TOC1"/>
            <w:rPr>
              <w:rFonts w:asciiTheme="minorHAnsi" w:eastAsiaTheme="minorEastAsia" w:hAnsiTheme="minorHAnsi" w:cstheme="minorBidi"/>
              <w:b w:val="0"/>
              <w:bCs w:val="0"/>
              <w:lang w:eastAsia="zh-CN"/>
            </w:rPr>
          </w:pPr>
          <w:r>
            <w:fldChar w:fldCharType="begin"/>
          </w:r>
          <w:r w:rsidR="004F0126">
            <w:instrText>TOC \o "1-3" \h \z \u</w:instrText>
          </w:r>
          <w:r>
            <w:fldChar w:fldCharType="separate"/>
          </w:r>
          <w:hyperlink w:anchor="_Toc97642107" w:history="1">
            <w:r w:rsidR="0005178D" w:rsidRPr="008D1627">
              <w:rPr>
                <w:rStyle w:val="Hyperlink"/>
                <w:caps/>
                <w:lang w:eastAsia="ja-JP"/>
              </w:rPr>
              <w:t>EXECUTIVE OVERVIEW</w:t>
            </w:r>
            <w:r w:rsidR="0005178D">
              <w:rPr>
                <w:webHidden/>
              </w:rPr>
              <w:tab/>
            </w:r>
            <w:r w:rsidR="0005178D">
              <w:rPr>
                <w:webHidden/>
              </w:rPr>
              <w:fldChar w:fldCharType="begin"/>
            </w:r>
            <w:r w:rsidR="0005178D">
              <w:rPr>
                <w:webHidden/>
              </w:rPr>
              <w:instrText xml:space="preserve"> PAGEREF _Toc97642107 \h </w:instrText>
            </w:r>
            <w:r w:rsidR="0005178D">
              <w:rPr>
                <w:webHidden/>
              </w:rPr>
            </w:r>
            <w:r w:rsidR="0005178D">
              <w:rPr>
                <w:webHidden/>
              </w:rPr>
              <w:fldChar w:fldCharType="separate"/>
            </w:r>
            <w:r w:rsidR="00E37299">
              <w:rPr>
                <w:webHidden/>
              </w:rPr>
              <w:t>2</w:t>
            </w:r>
            <w:r w:rsidR="0005178D">
              <w:rPr>
                <w:webHidden/>
              </w:rPr>
              <w:fldChar w:fldCharType="end"/>
            </w:r>
          </w:hyperlink>
        </w:p>
        <w:p w14:paraId="048D72C4" w14:textId="0D88FCC1" w:rsidR="0005178D" w:rsidRDefault="0005178D">
          <w:pPr>
            <w:pStyle w:val="TOC1"/>
            <w:rPr>
              <w:rFonts w:asciiTheme="minorHAnsi" w:eastAsiaTheme="minorEastAsia" w:hAnsiTheme="minorHAnsi" w:cstheme="minorBidi"/>
              <w:b w:val="0"/>
              <w:bCs w:val="0"/>
              <w:lang w:eastAsia="zh-CN"/>
            </w:rPr>
          </w:pPr>
          <w:hyperlink w:anchor="_Toc97642108" w:history="1">
            <w:r w:rsidRPr="008D1627">
              <w:rPr>
                <w:rStyle w:val="Hyperlink"/>
                <w:caps/>
                <w:lang w:eastAsia="ja-JP"/>
              </w:rPr>
              <w:t>Summary of the client</w:t>
            </w:r>
            <w:r>
              <w:rPr>
                <w:webHidden/>
              </w:rPr>
              <w:tab/>
            </w:r>
            <w:r>
              <w:rPr>
                <w:webHidden/>
              </w:rPr>
              <w:fldChar w:fldCharType="begin"/>
            </w:r>
            <w:r>
              <w:rPr>
                <w:webHidden/>
              </w:rPr>
              <w:instrText xml:space="preserve"> PAGEREF _Toc97642108 \h </w:instrText>
            </w:r>
            <w:r>
              <w:rPr>
                <w:webHidden/>
              </w:rPr>
            </w:r>
            <w:r>
              <w:rPr>
                <w:webHidden/>
              </w:rPr>
              <w:fldChar w:fldCharType="separate"/>
            </w:r>
            <w:r w:rsidR="00E37299">
              <w:rPr>
                <w:webHidden/>
              </w:rPr>
              <w:t>3</w:t>
            </w:r>
            <w:r>
              <w:rPr>
                <w:webHidden/>
              </w:rPr>
              <w:fldChar w:fldCharType="end"/>
            </w:r>
          </w:hyperlink>
        </w:p>
        <w:p w14:paraId="41788ED0" w14:textId="6CA43AF7" w:rsidR="0005178D" w:rsidRDefault="0005178D">
          <w:pPr>
            <w:pStyle w:val="TOC1"/>
            <w:rPr>
              <w:rFonts w:asciiTheme="minorHAnsi" w:eastAsiaTheme="minorEastAsia" w:hAnsiTheme="minorHAnsi" w:cstheme="minorBidi"/>
              <w:b w:val="0"/>
              <w:bCs w:val="0"/>
              <w:lang w:eastAsia="zh-CN"/>
            </w:rPr>
          </w:pPr>
          <w:hyperlink w:anchor="_Toc97642109" w:history="1">
            <w:r w:rsidRPr="008D1627">
              <w:rPr>
                <w:rStyle w:val="Hyperlink"/>
                <w:caps/>
                <w:lang w:eastAsia="ja-JP"/>
              </w:rPr>
              <w:t>Business problem</w:t>
            </w:r>
            <w:r>
              <w:rPr>
                <w:webHidden/>
              </w:rPr>
              <w:tab/>
            </w:r>
            <w:r>
              <w:rPr>
                <w:webHidden/>
              </w:rPr>
              <w:fldChar w:fldCharType="begin"/>
            </w:r>
            <w:r>
              <w:rPr>
                <w:webHidden/>
              </w:rPr>
              <w:instrText xml:space="preserve"> PAGEREF _Toc97642109 \h </w:instrText>
            </w:r>
            <w:r>
              <w:rPr>
                <w:webHidden/>
              </w:rPr>
            </w:r>
            <w:r>
              <w:rPr>
                <w:webHidden/>
              </w:rPr>
              <w:fldChar w:fldCharType="separate"/>
            </w:r>
            <w:r w:rsidR="00E37299">
              <w:rPr>
                <w:webHidden/>
              </w:rPr>
              <w:t>4</w:t>
            </w:r>
            <w:r>
              <w:rPr>
                <w:webHidden/>
              </w:rPr>
              <w:fldChar w:fldCharType="end"/>
            </w:r>
          </w:hyperlink>
        </w:p>
        <w:p w14:paraId="490B9196" w14:textId="39972EC0" w:rsidR="0005178D" w:rsidRDefault="0005178D">
          <w:pPr>
            <w:pStyle w:val="TOC2"/>
            <w:tabs>
              <w:tab w:val="right" w:leader="dot" w:pos="9350"/>
            </w:tabs>
            <w:rPr>
              <w:rFonts w:eastAsiaTheme="minorEastAsia"/>
              <w:noProof/>
              <w:lang w:eastAsia="zh-CN"/>
            </w:rPr>
          </w:pPr>
          <w:hyperlink w:anchor="_Toc97642110" w:history="1">
            <w:r w:rsidRPr="008D1627">
              <w:rPr>
                <w:rStyle w:val="Hyperlink"/>
                <w:rFonts w:ascii="Times New Roman" w:hAnsi="Times New Roman" w:cs="Times New Roman"/>
                <w:noProof/>
              </w:rPr>
              <w:t>Our way to resolve these problems:</w:t>
            </w:r>
            <w:r>
              <w:rPr>
                <w:noProof/>
                <w:webHidden/>
              </w:rPr>
              <w:tab/>
            </w:r>
            <w:r>
              <w:rPr>
                <w:noProof/>
                <w:webHidden/>
              </w:rPr>
              <w:fldChar w:fldCharType="begin"/>
            </w:r>
            <w:r>
              <w:rPr>
                <w:noProof/>
                <w:webHidden/>
              </w:rPr>
              <w:instrText xml:space="preserve"> PAGEREF _Toc97642110 \h </w:instrText>
            </w:r>
            <w:r>
              <w:rPr>
                <w:noProof/>
                <w:webHidden/>
              </w:rPr>
            </w:r>
            <w:r>
              <w:rPr>
                <w:noProof/>
                <w:webHidden/>
              </w:rPr>
              <w:fldChar w:fldCharType="separate"/>
            </w:r>
            <w:r w:rsidR="00E37299">
              <w:rPr>
                <w:noProof/>
                <w:webHidden/>
              </w:rPr>
              <w:t>4</w:t>
            </w:r>
            <w:r>
              <w:rPr>
                <w:noProof/>
                <w:webHidden/>
              </w:rPr>
              <w:fldChar w:fldCharType="end"/>
            </w:r>
          </w:hyperlink>
        </w:p>
        <w:p w14:paraId="5BDD0108" w14:textId="49B3FF7F" w:rsidR="0005178D" w:rsidRDefault="0005178D">
          <w:pPr>
            <w:pStyle w:val="TOC1"/>
            <w:rPr>
              <w:rFonts w:asciiTheme="minorHAnsi" w:eastAsiaTheme="minorEastAsia" w:hAnsiTheme="minorHAnsi" w:cstheme="minorBidi"/>
              <w:b w:val="0"/>
              <w:bCs w:val="0"/>
              <w:lang w:eastAsia="zh-CN"/>
            </w:rPr>
          </w:pPr>
          <w:hyperlink w:anchor="_Toc97642111" w:history="1">
            <w:r w:rsidRPr="008D1627">
              <w:rPr>
                <w:rStyle w:val="Hyperlink"/>
                <w:caps/>
                <w:lang w:eastAsia="ja-JP"/>
              </w:rPr>
              <w:t>Narrative description of system</w:t>
            </w:r>
            <w:r>
              <w:rPr>
                <w:webHidden/>
              </w:rPr>
              <w:tab/>
            </w:r>
            <w:r>
              <w:rPr>
                <w:webHidden/>
              </w:rPr>
              <w:fldChar w:fldCharType="begin"/>
            </w:r>
            <w:r>
              <w:rPr>
                <w:webHidden/>
              </w:rPr>
              <w:instrText xml:space="preserve"> PAGEREF _Toc97642111 \h </w:instrText>
            </w:r>
            <w:r>
              <w:rPr>
                <w:webHidden/>
              </w:rPr>
            </w:r>
            <w:r>
              <w:rPr>
                <w:webHidden/>
              </w:rPr>
              <w:fldChar w:fldCharType="separate"/>
            </w:r>
            <w:r w:rsidR="00E37299">
              <w:rPr>
                <w:webHidden/>
              </w:rPr>
              <w:t>5</w:t>
            </w:r>
            <w:r>
              <w:rPr>
                <w:webHidden/>
              </w:rPr>
              <w:fldChar w:fldCharType="end"/>
            </w:r>
          </w:hyperlink>
        </w:p>
        <w:p w14:paraId="487D6C11" w14:textId="36BA1A5A" w:rsidR="0005178D" w:rsidRDefault="0005178D">
          <w:pPr>
            <w:pStyle w:val="TOC1"/>
            <w:rPr>
              <w:rFonts w:asciiTheme="minorHAnsi" w:eastAsiaTheme="minorEastAsia" w:hAnsiTheme="minorHAnsi" w:cstheme="minorBidi"/>
              <w:b w:val="0"/>
              <w:bCs w:val="0"/>
              <w:lang w:eastAsia="zh-CN"/>
            </w:rPr>
          </w:pPr>
          <w:hyperlink w:anchor="_Toc97642112" w:history="1">
            <w:r w:rsidRPr="008D1627">
              <w:rPr>
                <w:rStyle w:val="Hyperlink"/>
                <w:caps/>
                <w:lang w:eastAsia="ja-JP"/>
              </w:rPr>
              <w:t>Appendix 1 – Use cases: A system diagram for the entire information system</w:t>
            </w:r>
            <w:r>
              <w:rPr>
                <w:webHidden/>
              </w:rPr>
              <w:tab/>
            </w:r>
            <w:r>
              <w:rPr>
                <w:webHidden/>
              </w:rPr>
              <w:fldChar w:fldCharType="begin"/>
            </w:r>
            <w:r>
              <w:rPr>
                <w:webHidden/>
              </w:rPr>
              <w:instrText xml:space="preserve"> PAGEREF _Toc97642112 \h </w:instrText>
            </w:r>
            <w:r>
              <w:rPr>
                <w:webHidden/>
              </w:rPr>
            </w:r>
            <w:r>
              <w:rPr>
                <w:webHidden/>
              </w:rPr>
              <w:fldChar w:fldCharType="separate"/>
            </w:r>
            <w:r w:rsidR="00E37299">
              <w:rPr>
                <w:webHidden/>
              </w:rPr>
              <w:t>6</w:t>
            </w:r>
            <w:r>
              <w:rPr>
                <w:webHidden/>
              </w:rPr>
              <w:fldChar w:fldCharType="end"/>
            </w:r>
          </w:hyperlink>
        </w:p>
        <w:p w14:paraId="0EA7B20E" w14:textId="1DA4DA04" w:rsidR="0005178D" w:rsidRDefault="0005178D">
          <w:pPr>
            <w:pStyle w:val="TOC1"/>
            <w:rPr>
              <w:rFonts w:asciiTheme="minorHAnsi" w:eastAsiaTheme="minorEastAsia" w:hAnsiTheme="minorHAnsi" w:cstheme="minorBidi"/>
              <w:b w:val="0"/>
              <w:bCs w:val="0"/>
              <w:lang w:eastAsia="zh-CN"/>
            </w:rPr>
          </w:pPr>
          <w:hyperlink w:anchor="_Toc97642113" w:history="1">
            <w:r w:rsidRPr="008D1627">
              <w:rPr>
                <w:rStyle w:val="Hyperlink"/>
                <w:caps/>
                <w:lang w:eastAsia="ja-JP"/>
              </w:rPr>
              <w:t>Appendix 2 – Filled out use case templates</w:t>
            </w:r>
            <w:r>
              <w:rPr>
                <w:webHidden/>
              </w:rPr>
              <w:tab/>
            </w:r>
            <w:r>
              <w:rPr>
                <w:webHidden/>
              </w:rPr>
              <w:fldChar w:fldCharType="begin"/>
            </w:r>
            <w:r>
              <w:rPr>
                <w:webHidden/>
              </w:rPr>
              <w:instrText xml:space="preserve"> PAGEREF _Toc97642113 \h </w:instrText>
            </w:r>
            <w:r>
              <w:rPr>
                <w:webHidden/>
              </w:rPr>
            </w:r>
            <w:r>
              <w:rPr>
                <w:webHidden/>
              </w:rPr>
              <w:fldChar w:fldCharType="separate"/>
            </w:r>
            <w:r w:rsidR="00E37299">
              <w:rPr>
                <w:webHidden/>
              </w:rPr>
              <w:t>7</w:t>
            </w:r>
            <w:r>
              <w:rPr>
                <w:webHidden/>
              </w:rPr>
              <w:fldChar w:fldCharType="end"/>
            </w:r>
          </w:hyperlink>
        </w:p>
        <w:p w14:paraId="52666973" w14:textId="0BF8A7C1" w:rsidR="0005178D" w:rsidRDefault="0005178D">
          <w:pPr>
            <w:pStyle w:val="TOC1"/>
            <w:rPr>
              <w:rFonts w:asciiTheme="minorHAnsi" w:eastAsiaTheme="minorEastAsia" w:hAnsiTheme="minorHAnsi" w:cstheme="minorBidi"/>
              <w:b w:val="0"/>
              <w:bCs w:val="0"/>
              <w:lang w:eastAsia="zh-CN"/>
            </w:rPr>
          </w:pPr>
          <w:hyperlink w:anchor="_Toc97642114" w:history="1">
            <w:r w:rsidRPr="008D1627">
              <w:rPr>
                <w:rStyle w:val="Hyperlink"/>
                <w:caps/>
                <w:lang w:eastAsia="ja-JP"/>
              </w:rPr>
              <w:t>Appendix 3 – UML diagrams</w:t>
            </w:r>
            <w:r>
              <w:rPr>
                <w:webHidden/>
              </w:rPr>
              <w:tab/>
            </w:r>
            <w:r>
              <w:rPr>
                <w:webHidden/>
              </w:rPr>
              <w:fldChar w:fldCharType="begin"/>
            </w:r>
            <w:r>
              <w:rPr>
                <w:webHidden/>
              </w:rPr>
              <w:instrText xml:space="preserve"> PAGEREF _Toc97642114 \h </w:instrText>
            </w:r>
            <w:r>
              <w:rPr>
                <w:webHidden/>
              </w:rPr>
            </w:r>
            <w:r>
              <w:rPr>
                <w:webHidden/>
              </w:rPr>
              <w:fldChar w:fldCharType="separate"/>
            </w:r>
            <w:r w:rsidR="00E37299">
              <w:rPr>
                <w:webHidden/>
              </w:rPr>
              <w:t>15</w:t>
            </w:r>
            <w:r>
              <w:rPr>
                <w:webHidden/>
              </w:rPr>
              <w:fldChar w:fldCharType="end"/>
            </w:r>
          </w:hyperlink>
        </w:p>
        <w:p w14:paraId="3DE83A9E" w14:textId="39CF8F9D" w:rsidR="0005178D" w:rsidRDefault="0005178D">
          <w:pPr>
            <w:pStyle w:val="TOC1"/>
            <w:rPr>
              <w:rFonts w:asciiTheme="minorHAnsi" w:eastAsiaTheme="minorEastAsia" w:hAnsiTheme="minorHAnsi" w:cstheme="minorBidi"/>
              <w:b w:val="0"/>
              <w:bCs w:val="0"/>
              <w:lang w:eastAsia="zh-CN"/>
            </w:rPr>
          </w:pPr>
          <w:hyperlink w:anchor="_Toc97642115" w:history="1">
            <w:r w:rsidRPr="008D1627">
              <w:rPr>
                <w:rStyle w:val="Hyperlink"/>
                <w:caps/>
                <w:lang w:eastAsia="ja-JP"/>
              </w:rPr>
              <w:t>Appendix 4 – class diagram</w:t>
            </w:r>
            <w:r>
              <w:rPr>
                <w:webHidden/>
              </w:rPr>
              <w:tab/>
            </w:r>
            <w:r>
              <w:rPr>
                <w:webHidden/>
              </w:rPr>
              <w:fldChar w:fldCharType="begin"/>
            </w:r>
            <w:r>
              <w:rPr>
                <w:webHidden/>
              </w:rPr>
              <w:instrText xml:space="preserve"> PAGEREF _Toc97642115 \h </w:instrText>
            </w:r>
            <w:r>
              <w:rPr>
                <w:webHidden/>
              </w:rPr>
            </w:r>
            <w:r>
              <w:rPr>
                <w:webHidden/>
              </w:rPr>
              <w:fldChar w:fldCharType="separate"/>
            </w:r>
            <w:r w:rsidR="00E37299">
              <w:rPr>
                <w:webHidden/>
              </w:rPr>
              <w:t>17</w:t>
            </w:r>
            <w:r>
              <w:rPr>
                <w:webHidden/>
              </w:rPr>
              <w:fldChar w:fldCharType="end"/>
            </w:r>
          </w:hyperlink>
        </w:p>
        <w:p w14:paraId="111D9113" w14:textId="2EA59042" w:rsidR="0005178D" w:rsidRDefault="0005178D">
          <w:pPr>
            <w:pStyle w:val="TOC1"/>
            <w:rPr>
              <w:rFonts w:asciiTheme="minorHAnsi" w:eastAsiaTheme="minorEastAsia" w:hAnsiTheme="minorHAnsi" w:cstheme="minorBidi"/>
              <w:b w:val="0"/>
              <w:bCs w:val="0"/>
              <w:lang w:eastAsia="zh-CN"/>
            </w:rPr>
          </w:pPr>
          <w:hyperlink w:anchor="_Toc97642116" w:history="1">
            <w:r w:rsidRPr="008D1627">
              <w:rPr>
                <w:rStyle w:val="Hyperlink"/>
                <w:caps/>
                <w:lang w:eastAsia="ja-JP"/>
              </w:rPr>
              <w:t>Appendix 6 – Copies of forms</w:t>
            </w:r>
            <w:r>
              <w:rPr>
                <w:webHidden/>
              </w:rPr>
              <w:tab/>
            </w:r>
            <w:r>
              <w:rPr>
                <w:webHidden/>
              </w:rPr>
              <w:fldChar w:fldCharType="begin"/>
            </w:r>
            <w:r>
              <w:rPr>
                <w:webHidden/>
              </w:rPr>
              <w:instrText xml:space="preserve"> PAGEREF _Toc97642116 \h </w:instrText>
            </w:r>
            <w:r>
              <w:rPr>
                <w:webHidden/>
              </w:rPr>
            </w:r>
            <w:r>
              <w:rPr>
                <w:webHidden/>
              </w:rPr>
              <w:fldChar w:fldCharType="separate"/>
            </w:r>
            <w:r w:rsidR="00E37299">
              <w:rPr>
                <w:webHidden/>
              </w:rPr>
              <w:t>18</w:t>
            </w:r>
            <w:r>
              <w:rPr>
                <w:webHidden/>
              </w:rPr>
              <w:fldChar w:fldCharType="end"/>
            </w:r>
          </w:hyperlink>
        </w:p>
        <w:p w14:paraId="365338EE" w14:textId="18E594FD" w:rsidR="0005178D" w:rsidRDefault="0005178D">
          <w:pPr>
            <w:pStyle w:val="TOC1"/>
            <w:rPr>
              <w:rFonts w:asciiTheme="minorHAnsi" w:eastAsiaTheme="minorEastAsia" w:hAnsiTheme="minorHAnsi" w:cstheme="minorBidi"/>
              <w:b w:val="0"/>
              <w:bCs w:val="0"/>
              <w:lang w:eastAsia="zh-CN"/>
            </w:rPr>
          </w:pPr>
          <w:hyperlink w:anchor="_Toc97642117" w:history="1">
            <w:r w:rsidRPr="008D1627">
              <w:rPr>
                <w:rStyle w:val="Hyperlink"/>
              </w:rPr>
              <w:t>CONFIRMATION OF EACH TEAM MEMBER</w:t>
            </w:r>
            <w:r>
              <w:rPr>
                <w:webHidden/>
              </w:rPr>
              <w:tab/>
            </w:r>
            <w:r>
              <w:rPr>
                <w:webHidden/>
              </w:rPr>
              <w:fldChar w:fldCharType="begin"/>
            </w:r>
            <w:r>
              <w:rPr>
                <w:webHidden/>
              </w:rPr>
              <w:instrText xml:space="preserve"> PAGEREF _Toc97642117 \h </w:instrText>
            </w:r>
            <w:r>
              <w:rPr>
                <w:webHidden/>
              </w:rPr>
            </w:r>
            <w:r>
              <w:rPr>
                <w:webHidden/>
              </w:rPr>
              <w:fldChar w:fldCharType="separate"/>
            </w:r>
            <w:r w:rsidR="00E37299">
              <w:rPr>
                <w:webHidden/>
              </w:rPr>
              <w:t>19</w:t>
            </w:r>
            <w:r>
              <w:rPr>
                <w:webHidden/>
              </w:rPr>
              <w:fldChar w:fldCharType="end"/>
            </w:r>
          </w:hyperlink>
        </w:p>
        <w:p w14:paraId="31BBD0B0" w14:textId="754F3046" w:rsidR="0005178D" w:rsidRDefault="0005178D">
          <w:pPr>
            <w:pStyle w:val="TOC1"/>
            <w:rPr>
              <w:rFonts w:asciiTheme="minorHAnsi" w:eastAsiaTheme="minorEastAsia" w:hAnsiTheme="minorHAnsi" w:cstheme="minorBidi"/>
              <w:b w:val="0"/>
              <w:bCs w:val="0"/>
              <w:lang w:eastAsia="zh-CN"/>
            </w:rPr>
          </w:pPr>
          <w:hyperlink w:anchor="_Toc97642118" w:history="1">
            <w:r w:rsidRPr="008D1627">
              <w:rPr>
                <w:rStyle w:val="Hyperlink"/>
              </w:rPr>
              <w:t>References</w:t>
            </w:r>
            <w:r>
              <w:rPr>
                <w:webHidden/>
              </w:rPr>
              <w:tab/>
            </w:r>
            <w:r>
              <w:rPr>
                <w:webHidden/>
              </w:rPr>
              <w:fldChar w:fldCharType="begin"/>
            </w:r>
            <w:r>
              <w:rPr>
                <w:webHidden/>
              </w:rPr>
              <w:instrText xml:space="preserve"> PAGEREF _Toc97642118 \h </w:instrText>
            </w:r>
            <w:r>
              <w:rPr>
                <w:webHidden/>
              </w:rPr>
            </w:r>
            <w:r>
              <w:rPr>
                <w:webHidden/>
              </w:rPr>
              <w:fldChar w:fldCharType="separate"/>
            </w:r>
            <w:r w:rsidR="00E37299">
              <w:rPr>
                <w:webHidden/>
              </w:rPr>
              <w:t>20</w:t>
            </w:r>
            <w:r>
              <w:rPr>
                <w:webHidden/>
              </w:rPr>
              <w:fldChar w:fldCharType="end"/>
            </w:r>
          </w:hyperlink>
        </w:p>
        <w:p w14:paraId="48BA5082" w14:textId="0D41BBB2" w:rsidR="364A4309" w:rsidRDefault="364A4309" w:rsidP="00A45003">
          <w:pPr>
            <w:pStyle w:val="TOC1"/>
          </w:pPr>
          <w:r>
            <w:fldChar w:fldCharType="end"/>
          </w:r>
        </w:p>
      </w:sdtContent>
    </w:sdt>
    <w:p w14:paraId="4C539489" w14:textId="72E0DAB5" w:rsidR="006C4CE3" w:rsidRDefault="006C4CE3"/>
    <w:p w14:paraId="57D5B520" w14:textId="21437486" w:rsidR="004F0126" w:rsidRDefault="004F0126"/>
    <w:p w14:paraId="609282EC" w14:textId="77777777" w:rsidR="00657647" w:rsidRDefault="00657647" w:rsidP="001A2FC6">
      <w:pPr>
        <w:pStyle w:val="Heading1"/>
        <w:keepNext w:val="0"/>
        <w:keepLines w:val="0"/>
        <w:pageBreakBefore/>
        <w:spacing w:before="480" w:after="120" w:line="480" w:lineRule="auto"/>
        <w:contextualSpacing/>
        <w:rPr>
          <w:rFonts w:ascii="Times New Roman" w:hAnsi="Times New Roman" w:cs="Times New Roman"/>
          <w:b/>
          <w:bCs/>
          <w:caps/>
          <w:color w:val="000000" w:themeColor="text1"/>
          <w:sz w:val="48"/>
          <w:szCs w:val="20"/>
          <w:lang w:eastAsia="ja-JP"/>
        </w:rPr>
        <w:sectPr w:rsidR="00657647" w:rsidSect="00270CFE">
          <w:headerReference w:type="default" r:id="rId15"/>
          <w:pgSz w:w="12240" w:h="15840"/>
          <w:pgMar w:top="1440" w:right="1440" w:bottom="1440" w:left="1440" w:header="720" w:footer="720" w:gutter="0"/>
          <w:pgNumType w:fmt="lowerRoman" w:start="1"/>
          <w:cols w:space="720"/>
          <w:docGrid w:linePitch="360"/>
        </w:sectPr>
      </w:pPr>
    </w:p>
    <w:p w14:paraId="4ACEE7D5" w14:textId="2ACEC909" w:rsidR="001A2FC6" w:rsidRDefault="001269F2" w:rsidP="001A2FC6">
      <w:pPr>
        <w:pStyle w:val="Heading1"/>
        <w:keepNext w:val="0"/>
        <w:keepLines w:val="0"/>
        <w:pageBreakBefore/>
        <w:spacing w:before="480" w:after="120" w:line="480" w:lineRule="auto"/>
        <w:contextualSpacing/>
        <w:rPr>
          <w:rFonts w:ascii="Times New Roman" w:hAnsi="Times New Roman" w:cs="Times New Roman"/>
          <w:b/>
          <w:caps/>
          <w:color w:val="000000" w:themeColor="text1"/>
          <w:sz w:val="48"/>
          <w:szCs w:val="48"/>
          <w:lang w:eastAsia="ja-JP"/>
        </w:rPr>
      </w:pPr>
      <w:bookmarkStart w:id="0" w:name="_Toc97480249"/>
      <w:bookmarkStart w:id="1" w:name="_Toc97642107"/>
      <w:r w:rsidRPr="39B9702A">
        <w:rPr>
          <w:rFonts w:ascii="Times New Roman" w:hAnsi="Times New Roman" w:cs="Times New Roman"/>
          <w:b/>
          <w:caps/>
          <w:color w:val="000000" w:themeColor="text1"/>
          <w:sz w:val="48"/>
          <w:szCs w:val="48"/>
          <w:lang w:eastAsia="ja-JP"/>
        </w:rPr>
        <w:lastRenderedPageBreak/>
        <w:t xml:space="preserve">EXECUTIVE </w:t>
      </w:r>
      <w:r w:rsidR="00AE59B3" w:rsidRPr="39B9702A">
        <w:rPr>
          <w:rFonts w:ascii="Times New Roman" w:hAnsi="Times New Roman" w:cs="Times New Roman"/>
          <w:b/>
          <w:caps/>
          <w:color w:val="000000" w:themeColor="text1"/>
          <w:sz w:val="48"/>
          <w:szCs w:val="48"/>
          <w:lang w:eastAsia="ja-JP"/>
        </w:rPr>
        <w:t>OVERVIEW</w:t>
      </w:r>
      <w:bookmarkEnd w:id="0"/>
      <w:bookmarkEnd w:id="1"/>
    </w:p>
    <w:p w14:paraId="78EDE580" w14:textId="65024E3C" w:rsidR="001A2FC6" w:rsidRPr="00D20F23" w:rsidRDefault="39B9702A" w:rsidP="00D20F23">
      <w:pPr>
        <w:spacing w:line="480" w:lineRule="auto"/>
        <w:ind w:firstLine="720"/>
        <w:rPr>
          <w:rFonts w:ascii="Times New Roman" w:eastAsia="Calibri" w:hAnsi="Times New Roman" w:cs="Times New Roman"/>
          <w:sz w:val="28"/>
          <w:szCs w:val="28"/>
        </w:rPr>
      </w:pPr>
      <w:r w:rsidRPr="00D20F23">
        <w:rPr>
          <w:rFonts w:ascii="Times New Roman" w:eastAsia="Calibri" w:hAnsi="Times New Roman" w:cs="Times New Roman"/>
          <w:sz w:val="24"/>
          <w:szCs w:val="24"/>
        </w:rPr>
        <w:t xml:space="preserve">In this deliverable, we go over our plans for our </w:t>
      </w:r>
      <w:r w:rsidR="6BD3548C" w:rsidRPr="00D20F23">
        <w:rPr>
          <w:rFonts w:ascii="Times New Roman" w:eastAsia="Calibri" w:hAnsi="Times New Roman" w:cs="Times New Roman"/>
          <w:sz w:val="24"/>
          <w:szCs w:val="24"/>
        </w:rPr>
        <w:t>web application.</w:t>
      </w:r>
      <w:r w:rsidRPr="00D20F23">
        <w:rPr>
          <w:rFonts w:ascii="Times New Roman" w:eastAsia="Calibri" w:hAnsi="Times New Roman" w:cs="Times New Roman"/>
          <w:sz w:val="24"/>
          <w:szCs w:val="24"/>
        </w:rPr>
        <w:t xml:space="preserve"> To do so, we </w:t>
      </w:r>
      <w:r w:rsidR="2B0603D4" w:rsidRPr="00D20F23">
        <w:rPr>
          <w:rFonts w:ascii="Times New Roman" w:eastAsia="Calibri" w:hAnsi="Times New Roman" w:cs="Times New Roman"/>
          <w:sz w:val="24"/>
          <w:szCs w:val="24"/>
        </w:rPr>
        <w:t>create a system diagram</w:t>
      </w:r>
      <w:r w:rsidR="55BA5409" w:rsidRPr="00D20F23">
        <w:rPr>
          <w:rFonts w:ascii="Times New Roman" w:eastAsia="Calibri" w:hAnsi="Times New Roman" w:cs="Times New Roman"/>
          <w:sz w:val="24"/>
          <w:szCs w:val="24"/>
        </w:rPr>
        <w:t xml:space="preserve"> of the </w:t>
      </w:r>
      <w:r w:rsidR="0EB37623" w:rsidRPr="00D20F23">
        <w:rPr>
          <w:rFonts w:ascii="Times New Roman" w:eastAsia="Calibri" w:hAnsi="Times New Roman" w:cs="Times New Roman"/>
          <w:sz w:val="24"/>
          <w:szCs w:val="24"/>
        </w:rPr>
        <w:t xml:space="preserve">entire information system, user cases </w:t>
      </w:r>
      <w:r w:rsidR="62C73654" w:rsidRPr="00D20F23">
        <w:rPr>
          <w:rFonts w:ascii="Times New Roman" w:eastAsia="Calibri" w:hAnsi="Times New Roman" w:cs="Times New Roman"/>
          <w:sz w:val="24"/>
          <w:szCs w:val="24"/>
        </w:rPr>
        <w:t xml:space="preserve">based on the </w:t>
      </w:r>
      <w:r w:rsidR="0A0CCFB1" w:rsidRPr="00D20F23">
        <w:rPr>
          <w:rFonts w:ascii="Times New Roman" w:eastAsia="Calibri" w:hAnsi="Times New Roman" w:cs="Times New Roman"/>
          <w:sz w:val="24"/>
          <w:szCs w:val="24"/>
        </w:rPr>
        <w:t xml:space="preserve">UML diagram, </w:t>
      </w:r>
      <w:r w:rsidR="0EB37623" w:rsidRPr="00D20F23">
        <w:rPr>
          <w:rFonts w:ascii="Times New Roman" w:eastAsia="Calibri" w:hAnsi="Times New Roman" w:cs="Times New Roman"/>
          <w:sz w:val="24"/>
          <w:szCs w:val="24"/>
        </w:rPr>
        <w:t>a UML diagram</w:t>
      </w:r>
      <w:r w:rsidR="159C33FC" w:rsidRPr="00D20F23">
        <w:rPr>
          <w:rFonts w:ascii="Times New Roman" w:eastAsia="Calibri" w:hAnsi="Times New Roman" w:cs="Times New Roman"/>
          <w:sz w:val="24"/>
          <w:szCs w:val="24"/>
        </w:rPr>
        <w:t>,</w:t>
      </w:r>
      <w:r w:rsidR="0A0CCFB1" w:rsidRPr="00D20F23">
        <w:rPr>
          <w:rFonts w:ascii="Times New Roman" w:eastAsia="Calibri" w:hAnsi="Times New Roman" w:cs="Times New Roman"/>
          <w:sz w:val="24"/>
          <w:szCs w:val="24"/>
        </w:rPr>
        <w:t xml:space="preserve"> and a class </w:t>
      </w:r>
      <w:r w:rsidR="02F71456" w:rsidRPr="00D20F23">
        <w:rPr>
          <w:rFonts w:ascii="Times New Roman" w:eastAsia="Calibri" w:hAnsi="Times New Roman" w:cs="Times New Roman"/>
          <w:sz w:val="24"/>
          <w:szCs w:val="24"/>
        </w:rPr>
        <w:t xml:space="preserve">diagram to represent how our </w:t>
      </w:r>
      <w:r w:rsidR="4913E337" w:rsidRPr="00D20F23">
        <w:rPr>
          <w:rFonts w:ascii="Times New Roman" w:eastAsia="Calibri" w:hAnsi="Times New Roman" w:cs="Times New Roman"/>
          <w:sz w:val="24"/>
          <w:szCs w:val="24"/>
        </w:rPr>
        <w:t>web</w:t>
      </w:r>
      <w:r w:rsidR="02F71456" w:rsidRPr="00D20F23">
        <w:rPr>
          <w:rFonts w:ascii="Times New Roman" w:eastAsia="Calibri" w:hAnsi="Times New Roman" w:cs="Times New Roman"/>
          <w:sz w:val="24"/>
          <w:szCs w:val="24"/>
        </w:rPr>
        <w:t xml:space="preserve"> </w:t>
      </w:r>
      <w:r w:rsidR="159C33FC" w:rsidRPr="00D20F23">
        <w:rPr>
          <w:rFonts w:ascii="Times New Roman" w:eastAsia="Calibri" w:hAnsi="Times New Roman" w:cs="Times New Roman"/>
          <w:sz w:val="24"/>
          <w:szCs w:val="24"/>
        </w:rPr>
        <w:t>application will function.</w:t>
      </w:r>
      <w:r w:rsidRPr="00D20F23">
        <w:rPr>
          <w:rFonts w:ascii="Times New Roman" w:eastAsia="Calibri" w:hAnsi="Times New Roman" w:cs="Times New Roman"/>
          <w:sz w:val="24"/>
          <w:szCs w:val="24"/>
        </w:rPr>
        <w:t xml:space="preserve"> </w:t>
      </w:r>
      <w:r w:rsidR="51DCD0E8" w:rsidRPr="00D20F23">
        <w:rPr>
          <w:rFonts w:ascii="Times New Roman" w:eastAsia="Calibri" w:hAnsi="Times New Roman" w:cs="Times New Roman"/>
          <w:sz w:val="24"/>
          <w:szCs w:val="24"/>
        </w:rPr>
        <w:t xml:space="preserve">We create these diagrams and details based on the demand our client </w:t>
      </w:r>
      <w:r w:rsidR="50C8F52C" w:rsidRPr="00D20F23">
        <w:rPr>
          <w:rFonts w:ascii="Times New Roman" w:eastAsia="Calibri" w:hAnsi="Times New Roman" w:cs="Times New Roman"/>
          <w:sz w:val="24"/>
          <w:szCs w:val="24"/>
        </w:rPr>
        <w:t xml:space="preserve">has told us so that it may be as </w:t>
      </w:r>
      <w:r w:rsidR="42D8F448" w:rsidRPr="00D20F23">
        <w:rPr>
          <w:rFonts w:ascii="Times New Roman" w:eastAsia="Calibri" w:hAnsi="Times New Roman" w:cs="Times New Roman"/>
          <w:sz w:val="24"/>
          <w:szCs w:val="24"/>
        </w:rPr>
        <w:t>functional as possible</w:t>
      </w:r>
      <w:r w:rsidR="50C8F52C" w:rsidRPr="00D20F23">
        <w:rPr>
          <w:rFonts w:ascii="Times New Roman" w:eastAsia="Calibri" w:hAnsi="Times New Roman" w:cs="Times New Roman"/>
          <w:sz w:val="24"/>
          <w:szCs w:val="24"/>
        </w:rPr>
        <w:t>.</w:t>
      </w:r>
      <w:r w:rsidRPr="00D20F23">
        <w:rPr>
          <w:rFonts w:ascii="Times New Roman" w:eastAsia="Calibri" w:hAnsi="Times New Roman" w:cs="Times New Roman"/>
          <w:sz w:val="24"/>
          <w:szCs w:val="24"/>
        </w:rPr>
        <w:t xml:space="preserve"> A detailed narrative description of our client</w:t>
      </w:r>
      <w:r w:rsidR="11A05E7A" w:rsidRPr="00D20F23">
        <w:rPr>
          <w:rFonts w:ascii="Times New Roman" w:eastAsia="Calibri" w:hAnsi="Times New Roman" w:cs="Times New Roman"/>
          <w:sz w:val="24"/>
          <w:szCs w:val="24"/>
        </w:rPr>
        <w:t>,</w:t>
      </w:r>
      <w:r w:rsidRPr="00D20F23">
        <w:rPr>
          <w:rFonts w:ascii="Times New Roman" w:eastAsia="Calibri" w:hAnsi="Times New Roman" w:cs="Times New Roman"/>
          <w:sz w:val="24"/>
          <w:szCs w:val="24"/>
        </w:rPr>
        <w:t xml:space="preserve"> </w:t>
      </w:r>
      <w:r w:rsidR="76DF8894" w:rsidRPr="00D20F23">
        <w:rPr>
          <w:rFonts w:ascii="Times New Roman" w:eastAsia="Calibri" w:hAnsi="Times New Roman" w:cs="Times New Roman"/>
          <w:sz w:val="24"/>
          <w:szCs w:val="24"/>
        </w:rPr>
        <w:t xml:space="preserve">the business problem, </w:t>
      </w:r>
      <w:r w:rsidR="2925A12B" w:rsidRPr="00D20F23">
        <w:rPr>
          <w:rFonts w:ascii="Times New Roman" w:eastAsia="Calibri" w:hAnsi="Times New Roman" w:cs="Times New Roman"/>
          <w:sz w:val="24"/>
          <w:szCs w:val="24"/>
        </w:rPr>
        <w:t xml:space="preserve">the narrative </w:t>
      </w:r>
      <w:r w:rsidR="564AFF82" w:rsidRPr="00D20F23">
        <w:rPr>
          <w:rFonts w:ascii="Times New Roman" w:eastAsia="Calibri" w:hAnsi="Times New Roman" w:cs="Times New Roman"/>
          <w:sz w:val="24"/>
          <w:szCs w:val="24"/>
        </w:rPr>
        <w:t>description</w:t>
      </w:r>
      <w:r w:rsidR="66F19CEF" w:rsidRPr="00D20F23">
        <w:rPr>
          <w:rFonts w:ascii="Times New Roman" w:eastAsia="Calibri" w:hAnsi="Times New Roman" w:cs="Times New Roman"/>
          <w:sz w:val="24"/>
          <w:szCs w:val="24"/>
        </w:rPr>
        <w:t xml:space="preserve"> of the system, and the </w:t>
      </w:r>
      <w:r w:rsidR="68CB73D3" w:rsidRPr="00D20F23">
        <w:rPr>
          <w:rFonts w:ascii="Times New Roman" w:eastAsia="Calibri" w:hAnsi="Times New Roman" w:cs="Times New Roman"/>
          <w:sz w:val="24"/>
          <w:szCs w:val="24"/>
        </w:rPr>
        <w:t xml:space="preserve">questionnaire that we previously shown in our </w:t>
      </w:r>
      <w:r w:rsidR="0A78CFD5" w:rsidRPr="00D20F23">
        <w:rPr>
          <w:rFonts w:ascii="Times New Roman" w:eastAsia="Calibri" w:hAnsi="Times New Roman" w:cs="Times New Roman"/>
          <w:sz w:val="24"/>
          <w:szCs w:val="24"/>
        </w:rPr>
        <w:t xml:space="preserve">second deliverable will be included. </w:t>
      </w:r>
    </w:p>
    <w:p w14:paraId="06BC57CD" w14:textId="7503344F" w:rsidR="001A2FC6" w:rsidRPr="00D20F23" w:rsidRDefault="39B9702A" w:rsidP="00FF4A39">
      <w:pPr>
        <w:spacing w:line="480" w:lineRule="auto"/>
        <w:ind w:firstLine="720"/>
        <w:rPr>
          <w:rFonts w:ascii="Times New Roman" w:eastAsia="Calibri" w:hAnsi="Times New Roman" w:cs="Times New Roman"/>
          <w:sz w:val="28"/>
          <w:szCs w:val="28"/>
        </w:rPr>
      </w:pPr>
      <w:r w:rsidRPr="00D20F23">
        <w:rPr>
          <w:rFonts w:ascii="Times New Roman" w:eastAsia="Calibri" w:hAnsi="Times New Roman" w:cs="Times New Roman"/>
          <w:sz w:val="24"/>
          <w:szCs w:val="24"/>
        </w:rPr>
        <w:t xml:space="preserve">We list </w:t>
      </w:r>
      <w:r w:rsidR="2E45F5C8" w:rsidRPr="00D20F23">
        <w:rPr>
          <w:rFonts w:ascii="Times New Roman" w:eastAsia="Calibri" w:hAnsi="Times New Roman" w:cs="Times New Roman"/>
          <w:sz w:val="24"/>
          <w:szCs w:val="24"/>
        </w:rPr>
        <w:t>the structure</w:t>
      </w:r>
      <w:r w:rsidR="07BE3838" w:rsidRPr="00D20F23">
        <w:rPr>
          <w:rFonts w:ascii="Times New Roman" w:eastAsia="Calibri" w:hAnsi="Times New Roman" w:cs="Times New Roman"/>
          <w:sz w:val="24"/>
          <w:szCs w:val="24"/>
        </w:rPr>
        <w:t xml:space="preserve"> </w:t>
      </w:r>
      <w:r w:rsidR="7C759143" w:rsidRPr="00D20F23">
        <w:rPr>
          <w:rFonts w:ascii="Times New Roman" w:eastAsia="Calibri" w:hAnsi="Times New Roman" w:cs="Times New Roman"/>
          <w:sz w:val="24"/>
          <w:szCs w:val="24"/>
        </w:rPr>
        <w:t>of</w:t>
      </w:r>
      <w:r w:rsidR="07BE3838" w:rsidRPr="00D20F23">
        <w:rPr>
          <w:rFonts w:ascii="Times New Roman" w:eastAsia="Calibri" w:hAnsi="Times New Roman" w:cs="Times New Roman"/>
          <w:sz w:val="24"/>
          <w:szCs w:val="24"/>
        </w:rPr>
        <w:t xml:space="preserve"> how the application will </w:t>
      </w:r>
      <w:r w:rsidR="6813BE2A" w:rsidRPr="00D20F23">
        <w:rPr>
          <w:rFonts w:ascii="Times New Roman" w:eastAsia="Calibri" w:hAnsi="Times New Roman" w:cs="Times New Roman"/>
          <w:sz w:val="24"/>
          <w:szCs w:val="24"/>
        </w:rPr>
        <w:t>work to</w:t>
      </w:r>
      <w:r w:rsidR="07BE3838" w:rsidRPr="00D20F23">
        <w:rPr>
          <w:rFonts w:ascii="Times New Roman" w:eastAsia="Calibri" w:hAnsi="Times New Roman" w:cs="Times New Roman"/>
          <w:sz w:val="24"/>
          <w:szCs w:val="24"/>
        </w:rPr>
        <w:t xml:space="preserve"> achieve</w:t>
      </w:r>
      <w:r w:rsidRPr="00D20F23">
        <w:rPr>
          <w:rFonts w:ascii="Times New Roman" w:eastAsia="Calibri" w:hAnsi="Times New Roman" w:cs="Times New Roman"/>
          <w:sz w:val="24"/>
          <w:szCs w:val="24"/>
        </w:rPr>
        <w:t xml:space="preserve"> a concrete procedure when we start our implementation</w:t>
      </w:r>
      <w:r w:rsidR="03637921" w:rsidRPr="00D20F23">
        <w:rPr>
          <w:rFonts w:ascii="Times New Roman" w:eastAsia="Calibri" w:hAnsi="Times New Roman" w:cs="Times New Roman"/>
          <w:sz w:val="24"/>
          <w:szCs w:val="24"/>
        </w:rPr>
        <w:t xml:space="preserve"> in the </w:t>
      </w:r>
      <w:r w:rsidR="27040734" w:rsidRPr="00D20F23">
        <w:rPr>
          <w:rFonts w:ascii="Times New Roman" w:eastAsia="Calibri" w:hAnsi="Times New Roman" w:cs="Times New Roman"/>
          <w:sz w:val="24"/>
          <w:szCs w:val="24"/>
        </w:rPr>
        <w:t>near future.</w:t>
      </w:r>
      <w:r w:rsidRPr="00D20F23">
        <w:rPr>
          <w:rFonts w:ascii="Times New Roman" w:eastAsia="Calibri" w:hAnsi="Times New Roman" w:cs="Times New Roman"/>
          <w:sz w:val="24"/>
          <w:szCs w:val="24"/>
        </w:rPr>
        <w:t xml:space="preserve"> </w:t>
      </w:r>
      <w:r w:rsidR="0450B04F" w:rsidRPr="00D20F23">
        <w:rPr>
          <w:rFonts w:ascii="Times New Roman" w:eastAsia="Calibri" w:hAnsi="Times New Roman" w:cs="Times New Roman"/>
          <w:sz w:val="24"/>
          <w:szCs w:val="24"/>
        </w:rPr>
        <w:t>The structure of the</w:t>
      </w:r>
      <w:r w:rsidRPr="00D20F23">
        <w:rPr>
          <w:rFonts w:ascii="Times New Roman" w:eastAsia="Calibri" w:hAnsi="Times New Roman" w:cs="Times New Roman"/>
          <w:sz w:val="24"/>
          <w:szCs w:val="24"/>
        </w:rPr>
        <w:t xml:space="preserve"> </w:t>
      </w:r>
      <w:r w:rsidR="1897F94A" w:rsidRPr="00D20F23">
        <w:rPr>
          <w:rFonts w:ascii="Times New Roman" w:eastAsia="Calibri" w:hAnsi="Times New Roman" w:cs="Times New Roman"/>
          <w:sz w:val="24"/>
          <w:szCs w:val="24"/>
        </w:rPr>
        <w:t>application needs</w:t>
      </w:r>
      <w:r w:rsidRPr="00D20F23">
        <w:rPr>
          <w:rFonts w:ascii="Times New Roman" w:eastAsia="Calibri" w:hAnsi="Times New Roman" w:cs="Times New Roman"/>
          <w:sz w:val="24"/>
          <w:szCs w:val="24"/>
        </w:rPr>
        <w:t xml:space="preserve"> confirmation that </w:t>
      </w:r>
      <w:r w:rsidR="1897F94A" w:rsidRPr="00D20F23">
        <w:rPr>
          <w:rFonts w:ascii="Times New Roman" w:eastAsia="Calibri" w:hAnsi="Times New Roman" w:cs="Times New Roman"/>
          <w:sz w:val="24"/>
          <w:szCs w:val="24"/>
        </w:rPr>
        <w:t>it</w:t>
      </w:r>
      <w:r w:rsidRPr="00D20F23">
        <w:rPr>
          <w:rFonts w:ascii="Times New Roman" w:eastAsia="Calibri" w:hAnsi="Times New Roman" w:cs="Times New Roman"/>
          <w:sz w:val="24"/>
          <w:szCs w:val="24"/>
        </w:rPr>
        <w:t xml:space="preserve"> can be implemented correctly and that they follow the given conditions that each should satisfy. For that purpose, we made sure to create </w:t>
      </w:r>
      <w:r w:rsidR="78319CA9" w:rsidRPr="00D20F23">
        <w:rPr>
          <w:rFonts w:ascii="Times New Roman" w:eastAsia="Calibri" w:hAnsi="Times New Roman" w:cs="Times New Roman"/>
          <w:sz w:val="24"/>
          <w:szCs w:val="24"/>
        </w:rPr>
        <w:t>13 use cases to help</w:t>
      </w:r>
      <w:r w:rsidRPr="00D20F23">
        <w:rPr>
          <w:rFonts w:ascii="Times New Roman" w:eastAsia="Calibri" w:hAnsi="Times New Roman" w:cs="Times New Roman"/>
          <w:sz w:val="24"/>
          <w:szCs w:val="24"/>
        </w:rPr>
        <w:t xml:space="preserve"> </w:t>
      </w:r>
      <w:r w:rsidR="55E3884D" w:rsidRPr="00D20F23">
        <w:rPr>
          <w:rFonts w:ascii="Times New Roman" w:eastAsia="Calibri" w:hAnsi="Times New Roman" w:cs="Times New Roman"/>
          <w:sz w:val="24"/>
          <w:szCs w:val="24"/>
        </w:rPr>
        <w:t xml:space="preserve">us clarify our goals and </w:t>
      </w:r>
      <w:r w:rsidRPr="00D20F23">
        <w:rPr>
          <w:rFonts w:ascii="Times New Roman" w:eastAsia="Calibri" w:hAnsi="Times New Roman" w:cs="Times New Roman"/>
          <w:sz w:val="24"/>
          <w:szCs w:val="24"/>
        </w:rPr>
        <w:t xml:space="preserve">for ample clarity. </w:t>
      </w:r>
    </w:p>
    <w:p w14:paraId="0A505A64" w14:textId="77777777" w:rsidR="00B42077" w:rsidRDefault="00B42077">
      <w:pPr>
        <w:rPr>
          <w:rFonts w:ascii="Times New Roman" w:eastAsiaTheme="majorEastAsia" w:hAnsi="Times New Roman" w:cs="Times New Roman"/>
          <w:b/>
          <w:caps/>
          <w:color w:val="000000" w:themeColor="text1"/>
          <w:sz w:val="48"/>
          <w:szCs w:val="48"/>
          <w:lang w:eastAsia="ja-JP"/>
        </w:rPr>
      </w:pPr>
      <w:r>
        <w:rPr>
          <w:rFonts w:ascii="Times New Roman" w:hAnsi="Times New Roman" w:cs="Times New Roman"/>
          <w:b/>
          <w:caps/>
          <w:color w:val="000000" w:themeColor="text1"/>
          <w:sz w:val="48"/>
          <w:szCs w:val="48"/>
          <w:lang w:eastAsia="ja-JP"/>
        </w:rPr>
        <w:br w:type="page"/>
      </w:r>
    </w:p>
    <w:p w14:paraId="653CBA7A" w14:textId="39D3321A" w:rsidR="00F818A8" w:rsidRDefault="00886A9C" w:rsidP="00886A9C">
      <w:pPr>
        <w:pStyle w:val="Heading1"/>
        <w:keepNext w:val="0"/>
        <w:keepLines w:val="0"/>
        <w:pageBreakBefore/>
        <w:spacing w:before="480" w:after="120" w:line="480" w:lineRule="auto"/>
        <w:contextualSpacing/>
        <w:rPr>
          <w:rFonts w:ascii="Times New Roman" w:hAnsi="Times New Roman" w:cs="Times New Roman"/>
          <w:b/>
          <w:caps/>
          <w:color w:val="000000" w:themeColor="text1"/>
          <w:sz w:val="48"/>
          <w:szCs w:val="48"/>
          <w:lang w:eastAsia="ja-JP"/>
        </w:rPr>
      </w:pPr>
      <w:bookmarkStart w:id="2" w:name="_Toc97480250"/>
      <w:bookmarkStart w:id="3" w:name="_Toc97642108"/>
      <w:r w:rsidRPr="364A4309">
        <w:rPr>
          <w:rFonts w:ascii="Times New Roman" w:hAnsi="Times New Roman" w:cs="Times New Roman"/>
          <w:b/>
          <w:caps/>
          <w:color w:val="000000" w:themeColor="text1"/>
          <w:sz w:val="48"/>
          <w:szCs w:val="48"/>
          <w:lang w:eastAsia="ja-JP"/>
        </w:rPr>
        <w:lastRenderedPageBreak/>
        <w:t>Summary of the client</w:t>
      </w:r>
      <w:bookmarkEnd w:id="3"/>
    </w:p>
    <w:p w14:paraId="674065FF" w14:textId="4FFA543C" w:rsidR="00886A9C" w:rsidRPr="003B0F71" w:rsidRDefault="00DE3E9D" w:rsidP="003B0F71">
      <w:pPr>
        <w:spacing w:line="480" w:lineRule="auto"/>
        <w:ind w:firstLine="720"/>
        <w:rPr>
          <w:rFonts w:ascii="Times New Roman" w:hAnsi="Times New Roman" w:cs="Times New Roman"/>
          <w:sz w:val="24"/>
          <w:szCs w:val="24"/>
          <w:lang w:eastAsia="ja-JP"/>
        </w:rPr>
      </w:pPr>
      <w:r w:rsidRPr="003B0F71">
        <w:rPr>
          <w:rFonts w:ascii="Times New Roman" w:hAnsi="Times New Roman" w:cs="Times New Roman"/>
          <w:sz w:val="24"/>
          <w:szCs w:val="24"/>
          <w:lang w:eastAsia="ja-JP"/>
        </w:rPr>
        <w:t>Our client Samer is well equipped with computer knowledge. He has taken several computer classes, like an intro to coding class, and a few HTML classes. He grew up with computers at a young age, his understanding when it comes to computer programs/apps is good. He doesn’t necessarily know how to program from the ground up, but he knows how to design this web application in a way that makes it logically correct for us. His business is considered a B2C since it is between him (the business) and the customer (the consumer).</w:t>
      </w:r>
    </w:p>
    <w:p w14:paraId="431AD232" w14:textId="5C312A9D" w:rsidR="00F818A8" w:rsidRDefault="00F818A8">
      <w:pPr>
        <w:rPr>
          <w:rFonts w:ascii="Times New Roman" w:eastAsiaTheme="majorEastAsia" w:hAnsi="Times New Roman" w:cs="Times New Roman"/>
          <w:b/>
          <w:caps/>
          <w:color w:val="000000" w:themeColor="text1"/>
          <w:sz w:val="28"/>
          <w:szCs w:val="28"/>
          <w:lang w:eastAsia="ja-JP"/>
        </w:rPr>
      </w:pPr>
      <w:r>
        <w:rPr>
          <w:rFonts w:ascii="Times New Roman" w:hAnsi="Times New Roman" w:cs="Times New Roman"/>
          <w:b/>
          <w:caps/>
          <w:color w:val="000000" w:themeColor="text1"/>
          <w:sz w:val="28"/>
          <w:szCs w:val="28"/>
          <w:lang w:eastAsia="ja-JP"/>
        </w:rPr>
        <w:br w:type="page"/>
      </w:r>
    </w:p>
    <w:p w14:paraId="0621E11F" w14:textId="77777777" w:rsidR="00F80645" w:rsidRPr="00F80645" w:rsidRDefault="00F80645" w:rsidP="00F80645">
      <w:pPr>
        <w:pStyle w:val="Heading1"/>
        <w:keepNext w:val="0"/>
        <w:keepLines w:val="0"/>
        <w:pageBreakBefore/>
        <w:spacing w:before="480" w:after="120" w:line="480" w:lineRule="auto"/>
        <w:contextualSpacing/>
        <w:rPr>
          <w:rFonts w:ascii="Times New Roman" w:hAnsi="Times New Roman" w:cs="Times New Roman"/>
          <w:b/>
          <w:caps/>
          <w:color w:val="000000" w:themeColor="text1"/>
          <w:sz w:val="48"/>
          <w:szCs w:val="48"/>
          <w:lang w:eastAsia="ja-JP"/>
        </w:rPr>
      </w:pPr>
      <w:bookmarkStart w:id="4" w:name="_Toc97642109"/>
      <w:r w:rsidRPr="5D294BB2">
        <w:rPr>
          <w:rFonts w:ascii="Times New Roman" w:hAnsi="Times New Roman" w:cs="Times New Roman"/>
          <w:b/>
          <w:caps/>
          <w:color w:val="000000" w:themeColor="text1"/>
          <w:sz w:val="48"/>
          <w:szCs w:val="48"/>
          <w:lang w:eastAsia="ja-JP"/>
        </w:rPr>
        <w:lastRenderedPageBreak/>
        <w:t>Business problem</w:t>
      </w:r>
      <w:bookmarkEnd w:id="4"/>
      <w:r w:rsidRPr="5D294BB2">
        <w:rPr>
          <w:rFonts w:ascii="Times New Roman" w:hAnsi="Times New Roman" w:cs="Times New Roman"/>
          <w:b/>
          <w:caps/>
          <w:color w:val="000000" w:themeColor="text1"/>
          <w:sz w:val="48"/>
          <w:szCs w:val="48"/>
          <w:lang w:eastAsia="ja-JP"/>
        </w:rPr>
        <w:t xml:space="preserve"> </w:t>
      </w:r>
    </w:p>
    <w:p w14:paraId="6FE33114" w14:textId="5F750386" w:rsidR="3EE815D9" w:rsidRPr="0081187D" w:rsidRDefault="5D294BB2" w:rsidP="0081187D">
      <w:pPr>
        <w:spacing w:line="480" w:lineRule="auto"/>
        <w:ind w:firstLine="720"/>
        <w:rPr>
          <w:rFonts w:ascii="Times New Roman" w:eastAsia="Calibri" w:hAnsi="Times New Roman" w:cs="Times New Roman"/>
          <w:sz w:val="24"/>
          <w:szCs w:val="24"/>
        </w:rPr>
      </w:pPr>
      <w:r w:rsidRPr="0081187D">
        <w:rPr>
          <w:rFonts w:ascii="Times New Roman" w:eastAsia="Calibri" w:hAnsi="Times New Roman" w:cs="Times New Roman"/>
          <w:sz w:val="24"/>
          <w:szCs w:val="24"/>
        </w:rPr>
        <w:t xml:space="preserve">The painting business that we are working for has a couple of problems regarding the promotional aspect, customer experience, as well as the lack of demand for his services. There are multiple ways to resolve these issues and the application that we are meant to design for our client is designed to resolve at least the named ones. </w:t>
      </w:r>
    </w:p>
    <w:p w14:paraId="6E279A5C" w14:textId="4C7702E1" w:rsidR="5A6C5635" w:rsidRPr="0081187D" w:rsidRDefault="5D294BB2" w:rsidP="0081187D">
      <w:pPr>
        <w:pStyle w:val="Heading2"/>
        <w:spacing w:line="480" w:lineRule="auto"/>
        <w:rPr>
          <w:rFonts w:ascii="Times New Roman" w:eastAsia="SimSun" w:hAnsi="Times New Roman" w:cs="Times New Roman"/>
          <w:sz w:val="28"/>
          <w:szCs w:val="28"/>
        </w:rPr>
      </w:pPr>
      <w:bookmarkStart w:id="5" w:name="_Toc97642110"/>
      <w:r w:rsidRPr="0081187D">
        <w:rPr>
          <w:rFonts w:ascii="Times New Roman" w:hAnsi="Times New Roman" w:cs="Times New Roman"/>
          <w:sz w:val="28"/>
          <w:szCs w:val="28"/>
        </w:rPr>
        <w:t>Our way to resolve these problems:</w:t>
      </w:r>
      <w:bookmarkEnd w:id="5"/>
      <w:r w:rsidRPr="0081187D">
        <w:rPr>
          <w:rFonts w:ascii="Times New Roman" w:hAnsi="Times New Roman" w:cs="Times New Roman"/>
          <w:sz w:val="28"/>
          <w:szCs w:val="28"/>
        </w:rPr>
        <w:t xml:space="preserve"> </w:t>
      </w:r>
    </w:p>
    <w:p w14:paraId="335392AD" w14:textId="522627AA" w:rsidR="5D294BB2" w:rsidRPr="0081187D" w:rsidRDefault="5D294BB2" w:rsidP="0081187D">
      <w:pPr>
        <w:spacing w:line="480" w:lineRule="auto"/>
        <w:ind w:firstLine="720"/>
        <w:rPr>
          <w:rFonts w:ascii="Times New Roman" w:eastAsia="Calibri" w:hAnsi="Times New Roman" w:cs="Times New Roman"/>
          <w:sz w:val="24"/>
          <w:szCs w:val="24"/>
        </w:rPr>
      </w:pPr>
      <w:r w:rsidRPr="0081187D">
        <w:rPr>
          <w:rFonts w:ascii="Times New Roman" w:eastAsia="Calibri" w:hAnsi="Times New Roman" w:cs="Times New Roman"/>
          <w:sz w:val="24"/>
          <w:szCs w:val="24"/>
        </w:rPr>
        <w:t>Since the customers are not aware of what our client has to offer to the fullest extent, he could just direct them to the site to provide better customer service. By doing so, if the customer is impressed by the end product, they can refer him through his site and acquire more customers which will higher up the demand for his skills and creativity</w:t>
      </w:r>
    </w:p>
    <w:p w14:paraId="6B09A601" w14:textId="5CC61835" w:rsidR="00F80645" w:rsidRDefault="00F80645">
      <w:pPr>
        <w:rPr>
          <w:rFonts w:ascii="Times New Roman" w:eastAsiaTheme="majorEastAsia" w:hAnsi="Times New Roman" w:cs="Times New Roman"/>
          <w:b/>
          <w:caps/>
          <w:color w:val="000000" w:themeColor="text1"/>
          <w:sz w:val="28"/>
          <w:szCs w:val="28"/>
          <w:lang w:eastAsia="ja-JP"/>
        </w:rPr>
      </w:pPr>
      <w:r>
        <w:rPr>
          <w:rFonts w:ascii="Times New Roman" w:hAnsi="Times New Roman" w:cs="Times New Roman"/>
          <w:b/>
          <w:caps/>
          <w:color w:val="000000" w:themeColor="text1"/>
          <w:sz w:val="28"/>
          <w:szCs w:val="28"/>
          <w:lang w:eastAsia="ja-JP"/>
        </w:rPr>
        <w:br w:type="page"/>
      </w:r>
    </w:p>
    <w:p w14:paraId="4C19A9D2" w14:textId="1E22DCB7" w:rsidR="00F80645" w:rsidRDefault="00F80645" w:rsidP="00F80645">
      <w:pPr>
        <w:pStyle w:val="Heading1"/>
        <w:keepNext w:val="0"/>
        <w:keepLines w:val="0"/>
        <w:pageBreakBefore/>
        <w:spacing w:before="480" w:after="120" w:line="480" w:lineRule="auto"/>
        <w:contextualSpacing/>
        <w:rPr>
          <w:rFonts w:ascii="Times New Roman" w:hAnsi="Times New Roman" w:cs="Times New Roman"/>
          <w:b/>
          <w:caps/>
          <w:color w:val="000000" w:themeColor="text1"/>
          <w:sz w:val="44"/>
          <w:szCs w:val="44"/>
          <w:lang w:eastAsia="ja-JP"/>
        </w:rPr>
      </w:pPr>
      <w:bookmarkStart w:id="6" w:name="_Toc97642111"/>
      <w:r w:rsidRPr="3B483F2C">
        <w:rPr>
          <w:rFonts w:ascii="Times New Roman" w:hAnsi="Times New Roman" w:cs="Times New Roman"/>
          <w:b/>
          <w:caps/>
          <w:color w:val="000000" w:themeColor="text1"/>
          <w:sz w:val="44"/>
          <w:szCs w:val="44"/>
          <w:lang w:eastAsia="ja-JP"/>
        </w:rPr>
        <w:lastRenderedPageBreak/>
        <w:t>Narrative description of system</w:t>
      </w:r>
      <w:bookmarkEnd w:id="6"/>
    </w:p>
    <w:p w14:paraId="5EFF709B" w14:textId="4B62583F" w:rsidR="6D2F6E2D" w:rsidRPr="0081187D" w:rsidRDefault="2E346C75" w:rsidP="0081187D">
      <w:pPr>
        <w:spacing w:line="360" w:lineRule="auto"/>
        <w:ind w:firstLine="720"/>
        <w:rPr>
          <w:rFonts w:ascii="Times New Roman" w:eastAsia="Calibri" w:hAnsi="Times New Roman" w:cs="Times New Roman"/>
          <w:sz w:val="24"/>
          <w:szCs w:val="24"/>
        </w:rPr>
      </w:pPr>
      <w:r w:rsidRPr="0081187D">
        <w:rPr>
          <w:rFonts w:ascii="Times New Roman" w:eastAsia="Calibri" w:hAnsi="Times New Roman" w:cs="Times New Roman"/>
          <w:sz w:val="24"/>
          <w:szCs w:val="24"/>
        </w:rPr>
        <w:t xml:space="preserve">The inventory is checked by the owner or by an employee who is qualified to do so, who then makes a list </w:t>
      </w:r>
      <w:r w:rsidR="0081187D" w:rsidRPr="0081187D">
        <w:rPr>
          <w:rFonts w:ascii="Times New Roman" w:eastAsia="Calibri" w:hAnsi="Times New Roman" w:cs="Times New Roman"/>
          <w:sz w:val="24"/>
          <w:szCs w:val="24"/>
        </w:rPr>
        <w:t>request</w:t>
      </w:r>
      <w:r w:rsidRPr="0081187D">
        <w:rPr>
          <w:rFonts w:ascii="Times New Roman" w:eastAsia="Calibri" w:hAnsi="Times New Roman" w:cs="Times New Roman"/>
          <w:sz w:val="24"/>
          <w:szCs w:val="24"/>
        </w:rPr>
        <w:t xml:space="preserve"> that need to be </w:t>
      </w:r>
      <w:r w:rsidR="523E9BD1" w:rsidRPr="0081187D">
        <w:rPr>
          <w:rFonts w:ascii="Times New Roman" w:eastAsia="Calibri" w:hAnsi="Times New Roman" w:cs="Times New Roman"/>
          <w:sz w:val="24"/>
          <w:szCs w:val="24"/>
        </w:rPr>
        <w:t>fulfilled.</w:t>
      </w:r>
      <w:r w:rsidRPr="0081187D">
        <w:rPr>
          <w:rFonts w:ascii="Times New Roman" w:eastAsia="Calibri" w:hAnsi="Times New Roman" w:cs="Times New Roman"/>
          <w:sz w:val="24"/>
          <w:szCs w:val="24"/>
        </w:rPr>
        <w:t xml:space="preserve"> The owner who obtains the list decides </w:t>
      </w:r>
      <w:r w:rsidR="523E9BD1" w:rsidRPr="0081187D">
        <w:rPr>
          <w:rFonts w:ascii="Times New Roman" w:eastAsia="Calibri" w:hAnsi="Times New Roman" w:cs="Times New Roman"/>
          <w:sz w:val="24"/>
          <w:szCs w:val="24"/>
        </w:rPr>
        <w:t xml:space="preserve">the </w:t>
      </w:r>
      <w:r w:rsidR="6C40FE72" w:rsidRPr="0081187D">
        <w:rPr>
          <w:rFonts w:ascii="Times New Roman" w:eastAsia="Calibri" w:hAnsi="Times New Roman" w:cs="Times New Roman"/>
          <w:sz w:val="24"/>
          <w:szCs w:val="24"/>
        </w:rPr>
        <w:t xml:space="preserve">date </w:t>
      </w:r>
      <w:r w:rsidR="784E3ECD" w:rsidRPr="0081187D">
        <w:rPr>
          <w:rFonts w:ascii="Times New Roman" w:eastAsia="Calibri" w:hAnsi="Times New Roman" w:cs="Times New Roman"/>
          <w:sz w:val="24"/>
          <w:szCs w:val="24"/>
        </w:rPr>
        <w:t xml:space="preserve">when </w:t>
      </w:r>
      <w:r w:rsidRPr="0081187D">
        <w:rPr>
          <w:rFonts w:ascii="Times New Roman" w:eastAsia="Calibri" w:hAnsi="Times New Roman" w:cs="Times New Roman"/>
          <w:sz w:val="24"/>
          <w:szCs w:val="24"/>
        </w:rPr>
        <w:t>to begin</w:t>
      </w:r>
      <w:r w:rsidR="784E3ECD" w:rsidRPr="0081187D">
        <w:rPr>
          <w:rFonts w:ascii="Times New Roman" w:eastAsia="Calibri" w:hAnsi="Times New Roman" w:cs="Times New Roman"/>
          <w:sz w:val="24"/>
          <w:szCs w:val="24"/>
        </w:rPr>
        <w:t xml:space="preserve">, </w:t>
      </w:r>
      <w:r w:rsidR="38D03FA3" w:rsidRPr="0081187D">
        <w:rPr>
          <w:rFonts w:ascii="Times New Roman" w:eastAsia="Calibri" w:hAnsi="Times New Roman" w:cs="Times New Roman"/>
          <w:sz w:val="24"/>
          <w:szCs w:val="24"/>
        </w:rPr>
        <w:t xml:space="preserve">what tools to bring as well as </w:t>
      </w:r>
      <w:r w:rsidR="74790DD9" w:rsidRPr="0081187D">
        <w:rPr>
          <w:rFonts w:ascii="Times New Roman" w:eastAsia="Calibri" w:hAnsi="Times New Roman" w:cs="Times New Roman"/>
          <w:sz w:val="24"/>
          <w:szCs w:val="24"/>
        </w:rPr>
        <w:t>who would be necessary for the task.</w:t>
      </w:r>
    </w:p>
    <w:p w14:paraId="13CB68B3" w14:textId="7F7BF912" w:rsidR="6D2F6E2D" w:rsidRPr="0081187D" w:rsidRDefault="2E346C75" w:rsidP="0081187D">
      <w:pPr>
        <w:spacing w:line="360" w:lineRule="auto"/>
        <w:ind w:firstLine="720"/>
        <w:rPr>
          <w:rFonts w:ascii="Times New Roman" w:eastAsia="Calibri" w:hAnsi="Times New Roman" w:cs="Times New Roman"/>
          <w:sz w:val="24"/>
          <w:szCs w:val="24"/>
        </w:rPr>
      </w:pPr>
      <w:r w:rsidRPr="0081187D">
        <w:rPr>
          <w:rFonts w:ascii="Times New Roman" w:eastAsia="Calibri" w:hAnsi="Times New Roman" w:cs="Times New Roman"/>
          <w:sz w:val="24"/>
          <w:szCs w:val="24"/>
        </w:rPr>
        <w:t xml:space="preserve">The manager or the member responsible for the inventory must check the inventory and </w:t>
      </w:r>
      <w:r w:rsidR="3E029960" w:rsidRPr="0081187D">
        <w:rPr>
          <w:rFonts w:ascii="Times New Roman" w:eastAsia="Calibri" w:hAnsi="Times New Roman" w:cs="Times New Roman"/>
          <w:sz w:val="24"/>
          <w:szCs w:val="24"/>
        </w:rPr>
        <w:t xml:space="preserve">employee's </w:t>
      </w:r>
      <w:r w:rsidR="09F5AC20" w:rsidRPr="0081187D">
        <w:rPr>
          <w:rFonts w:ascii="Times New Roman" w:eastAsia="Calibri" w:hAnsi="Times New Roman" w:cs="Times New Roman"/>
          <w:sz w:val="24"/>
          <w:szCs w:val="24"/>
        </w:rPr>
        <w:t>availabilities</w:t>
      </w:r>
      <w:r w:rsidR="1FF5E8ED" w:rsidRPr="0081187D">
        <w:rPr>
          <w:rFonts w:ascii="Times New Roman" w:eastAsia="Calibri" w:hAnsi="Times New Roman" w:cs="Times New Roman"/>
          <w:sz w:val="24"/>
          <w:szCs w:val="24"/>
        </w:rPr>
        <w:t xml:space="preserve"> and </w:t>
      </w:r>
      <w:r w:rsidRPr="0081187D">
        <w:rPr>
          <w:rFonts w:ascii="Times New Roman" w:eastAsia="Calibri" w:hAnsi="Times New Roman" w:cs="Times New Roman"/>
          <w:sz w:val="24"/>
          <w:szCs w:val="24"/>
        </w:rPr>
        <w:t>notes items that are running low</w:t>
      </w:r>
      <w:r w:rsidR="7FD7B501" w:rsidRPr="0081187D">
        <w:rPr>
          <w:rFonts w:ascii="Times New Roman" w:eastAsia="Calibri" w:hAnsi="Times New Roman" w:cs="Times New Roman"/>
          <w:sz w:val="24"/>
          <w:szCs w:val="24"/>
        </w:rPr>
        <w:t xml:space="preserve"> </w:t>
      </w:r>
      <w:r w:rsidR="14F1A170" w:rsidRPr="0081187D">
        <w:rPr>
          <w:rFonts w:ascii="Times New Roman" w:eastAsia="Calibri" w:hAnsi="Times New Roman" w:cs="Times New Roman"/>
          <w:sz w:val="24"/>
          <w:szCs w:val="24"/>
        </w:rPr>
        <w:t xml:space="preserve">as well as the </w:t>
      </w:r>
      <w:r w:rsidR="3F3C4F61" w:rsidRPr="0081187D">
        <w:rPr>
          <w:rFonts w:ascii="Times New Roman" w:eastAsia="Calibri" w:hAnsi="Times New Roman" w:cs="Times New Roman"/>
          <w:sz w:val="24"/>
          <w:szCs w:val="24"/>
        </w:rPr>
        <w:t xml:space="preserve">employees that are able to </w:t>
      </w:r>
      <w:r w:rsidR="73A3D018" w:rsidRPr="0081187D">
        <w:rPr>
          <w:rFonts w:ascii="Times New Roman" w:eastAsia="Calibri" w:hAnsi="Times New Roman" w:cs="Times New Roman"/>
          <w:sz w:val="24"/>
          <w:szCs w:val="24"/>
        </w:rPr>
        <w:t>work</w:t>
      </w:r>
      <w:r w:rsidR="3F3C4F61" w:rsidRPr="0081187D">
        <w:rPr>
          <w:rFonts w:ascii="Times New Roman" w:eastAsia="Calibri" w:hAnsi="Times New Roman" w:cs="Times New Roman"/>
          <w:sz w:val="24"/>
          <w:szCs w:val="24"/>
        </w:rPr>
        <w:t xml:space="preserve"> since they are both necessary during work.</w:t>
      </w:r>
      <w:r w:rsidRPr="0081187D">
        <w:rPr>
          <w:rFonts w:ascii="Times New Roman" w:eastAsia="Calibri" w:hAnsi="Times New Roman" w:cs="Times New Roman"/>
          <w:sz w:val="24"/>
          <w:szCs w:val="24"/>
        </w:rPr>
        <w:t xml:space="preserve"> Next, the supplier is called and is given the list of required items. The manager is then provided with a transaction number for the order</w:t>
      </w:r>
      <w:r w:rsidR="6A03AB6D" w:rsidRPr="0081187D">
        <w:rPr>
          <w:rFonts w:ascii="Times New Roman" w:eastAsia="Calibri" w:hAnsi="Times New Roman" w:cs="Times New Roman"/>
          <w:sz w:val="24"/>
          <w:szCs w:val="24"/>
        </w:rPr>
        <w:t xml:space="preserve"> of the </w:t>
      </w:r>
      <w:r w:rsidR="35D67293" w:rsidRPr="0081187D">
        <w:rPr>
          <w:rFonts w:ascii="Times New Roman" w:eastAsia="Calibri" w:hAnsi="Times New Roman" w:cs="Times New Roman"/>
          <w:sz w:val="24"/>
          <w:szCs w:val="24"/>
        </w:rPr>
        <w:t>necessary items.</w:t>
      </w:r>
      <w:r w:rsidRPr="0081187D">
        <w:rPr>
          <w:rFonts w:ascii="Times New Roman" w:eastAsia="Calibri" w:hAnsi="Times New Roman" w:cs="Times New Roman"/>
          <w:sz w:val="24"/>
          <w:szCs w:val="24"/>
        </w:rPr>
        <w:t xml:space="preserve"> Upon the arrival of the new stock, the inventory that is kept </w:t>
      </w:r>
      <w:r w:rsidR="76E2F8BE" w:rsidRPr="0081187D">
        <w:rPr>
          <w:rFonts w:ascii="Times New Roman" w:eastAsia="Calibri" w:hAnsi="Times New Roman" w:cs="Times New Roman"/>
          <w:sz w:val="24"/>
          <w:szCs w:val="24"/>
        </w:rPr>
        <w:t xml:space="preserve">on an </w:t>
      </w:r>
      <w:r w:rsidR="3E63EA72" w:rsidRPr="0081187D">
        <w:rPr>
          <w:rFonts w:ascii="Times New Roman" w:eastAsia="Calibri" w:hAnsi="Times New Roman" w:cs="Times New Roman"/>
          <w:sz w:val="24"/>
          <w:szCs w:val="24"/>
        </w:rPr>
        <w:t>excel sheet must</w:t>
      </w:r>
      <w:r w:rsidRPr="0081187D">
        <w:rPr>
          <w:rFonts w:ascii="Times New Roman" w:eastAsia="Calibri" w:hAnsi="Times New Roman" w:cs="Times New Roman"/>
          <w:sz w:val="24"/>
          <w:szCs w:val="24"/>
        </w:rPr>
        <w:t xml:space="preserve"> be updated. </w:t>
      </w:r>
      <w:r w:rsidR="712416D5" w:rsidRPr="0081187D">
        <w:rPr>
          <w:rFonts w:ascii="Times New Roman" w:eastAsia="Calibri" w:hAnsi="Times New Roman" w:cs="Times New Roman"/>
          <w:sz w:val="24"/>
          <w:szCs w:val="24"/>
        </w:rPr>
        <w:t xml:space="preserve">These steps are solely to have the items needed for the job, </w:t>
      </w:r>
      <w:r w:rsidR="13A057A4" w:rsidRPr="0081187D">
        <w:rPr>
          <w:rFonts w:ascii="Times New Roman" w:eastAsia="Calibri" w:hAnsi="Times New Roman" w:cs="Times New Roman"/>
          <w:sz w:val="24"/>
          <w:szCs w:val="24"/>
        </w:rPr>
        <w:t>not to sell them.</w:t>
      </w:r>
    </w:p>
    <w:p w14:paraId="690605B7" w14:textId="05D6866A" w:rsidR="330055B4" w:rsidRPr="0081187D" w:rsidRDefault="2E346C75" w:rsidP="0081187D">
      <w:pPr>
        <w:spacing w:line="360" w:lineRule="auto"/>
        <w:ind w:firstLine="720"/>
        <w:rPr>
          <w:rFonts w:ascii="Times New Roman" w:eastAsia="Calibri" w:hAnsi="Times New Roman" w:cs="Times New Roman"/>
          <w:sz w:val="24"/>
          <w:szCs w:val="24"/>
        </w:rPr>
      </w:pPr>
      <w:r w:rsidRPr="0081187D">
        <w:rPr>
          <w:rFonts w:ascii="Times New Roman" w:eastAsia="Calibri" w:hAnsi="Times New Roman" w:cs="Times New Roman"/>
          <w:sz w:val="24"/>
          <w:szCs w:val="24"/>
        </w:rPr>
        <w:t xml:space="preserve">The time and date that </w:t>
      </w:r>
      <w:r w:rsidR="766092C4" w:rsidRPr="0081187D">
        <w:rPr>
          <w:rFonts w:ascii="Times New Roman" w:eastAsia="Calibri" w:hAnsi="Times New Roman" w:cs="Times New Roman"/>
          <w:sz w:val="24"/>
          <w:szCs w:val="24"/>
        </w:rPr>
        <w:t xml:space="preserve">the employees must go to </w:t>
      </w:r>
      <w:r w:rsidR="34884FF5" w:rsidRPr="0081187D">
        <w:rPr>
          <w:rFonts w:ascii="Times New Roman" w:eastAsia="Calibri" w:hAnsi="Times New Roman" w:cs="Times New Roman"/>
          <w:sz w:val="24"/>
          <w:szCs w:val="24"/>
        </w:rPr>
        <w:t>work</w:t>
      </w:r>
      <w:r w:rsidRPr="0081187D">
        <w:rPr>
          <w:rFonts w:ascii="Times New Roman" w:eastAsia="Calibri" w:hAnsi="Times New Roman" w:cs="Times New Roman"/>
          <w:sz w:val="24"/>
          <w:szCs w:val="24"/>
        </w:rPr>
        <w:t xml:space="preserve"> must be written on </w:t>
      </w:r>
      <w:r w:rsidR="34884FF5" w:rsidRPr="0081187D">
        <w:rPr>
          <w:rFonts w:ascii="Times New Roman" w:eastAsia="Calibri" w:hAnsi="Times New Roman" w:cs="Times New Roman"/>
          <w:sz w:val="24"/>
          <w:szCs w:val="24"/>
        </w:rPr>
        <w:t>an excel sheet</w:t>
      </w:r>
      <w:r w:rsidRPr="0081187D">
        <w:rPr>
          <w:rFonts w:ascii="Times New Roman" w:eastAsia="Calibri" w:hAnsi="Times New Roman" w:cs="Times New Roman"/>
          <w:sz w:val="24"/>
          <w:szCs w:val="24"/>
        </w:rPr>
        <w:t xml:space="preserve"> along with </w:t>
      </w:r>
      <w:r w:rsidR="4B0C21AC" w:rsidRPr="0081187D">
        <w:rPr>
          <w:rFonts w:ascii="Times New Roman" w:eastAsia="Calibri" w:hAnsi="Times New Roman" w:cs="Times New Roman"/>
          <w:sz w:val="24"/>
          <w:szCs w:val="24"/>
        </w:rPr>
        <w:t xml:space="preserve">terms and conditions </w:t>
      </w:r>
      <w:r w:rsidR="56B0573B" w:rsidRPr="0081187D">
        <w:rPr>
          <w:rFonts w:ascii="Times New Roman" w:eastAsia="Calibri" w:hAnsi="Times New Roman" w:cs="Times New Roman"/>
          <w:sz w:val="24"/>
          <w:szCs w:val="24"/>
        </w:rPr>
        <w:t>of</w:t>
      </w:r>
      <w:r w:rsidR="565D7F74" w:rsidRPr="0081187D">
        <w:rPr>
          <w:rFonts w:ascii="Times New Roman" w:eastAsia="Calibri" w:hAnsi="Times New Roman" w:cs="Times New Roman"/>
          <w:sz w:val="24"/>
          <w:szCs w:val="24"/>
        </w:rPr>
        <w:t xml:space="preserve"> the work that needs to be </w:t>
      </w:r>
      <w:r w:rsidR="56B0573B" w:rsidRPr="0081187D">
        <w:rPr>
          <w:rFonts w:ascii="Times New Roman" w:eastAsia="Calibri" w:hAnsi="Times New Roman" w:cs="Times New Roman"/>
          <w:sz w:val="24"/>
          <w:szCs w:val="24"/>
        </w:rPr>
        <w:t>accomplished.</w:t>
      </w:r>
      <w:r w:rsidRPr="0081187D">
        <w:rPr>
          <w:rFonts w:ascii="Times New Roman" w:eastAsia="Calibri" w:hAnsi="Times New Roman" w:cs="Times New Roman"/>
          <w:sz w:val="24"/>
          <w:szCs w:val="24"/>
        </w:rPr>
        <w:t xml:space="preserve"> </w:t>
      </w:r>
      <w:r w:rsidR="6EF044ED" w:rsidRPr="0081187D">
        <w:rPr>
          <w:rFonts w:ascii="Times New Roman" w:eastAsia="Calibri" w:hAnsi="Times New Roman" w:cs="Times New Roman"/>
          <w:sz w:val="24"/>
          <w:szCs w:val="24"/>
        </w:rPr>
        <w:t xml:space="preserve">This excel document will be shared with all the employees so that they </w:t>
      </w:r>
      <w:r w:rsidR="419AC0EB" w:rsidRPr="0081187D">
        <w:rPr>
          <w:rFonts w:ascii="Times New Roman" w:eastAsia="Calibri" w:hAnsi="Times New Roman" w:cs="Times New Roman"/>
          <w:sz w:val="24"/>
          <w:szCs w:val="24"/>
        </w:rPr>
        <w:t xml:space="preserve">are aware of the requests as well as the time and date they would need to </w:t>
      </w:r>
      <w:r w:rsidR="0CBEEEDE" w:rsidRPr="0081187D">
        <w:rPr>
          <w:rFonts w:ascii="Times New Roman" w:eastAsia="Calibri" w:hAnsi="Times New Roman" w:cs="Times New Roman"/>
          <w:sz w:val="24"/>
          <w:szCs w:val="24"/>
        </w:rPr>
        <w:t>go and work.</w:t>
      </w:r>
      <w:r w:rsidRPr="0081187D">
        <w:rPr>
          <w:rFonts w:ascii="Times New Roman" w:eastAsia="Calibri" w:hAnsi="Times New Roman" w:cs="Times New Roman"/>
          <w:sz w:val="24"/>
          <w:szCs w:val="24"/>
        </w:rPr>
        <w:t xml:space="preserve"> </w:t>
      </w:r>
      <w:r w:rsidR="1475FA0C" w:rsidRPr="0081187D">
        <w:rPr>
          <w:rFonts w:ascii="Times New Roman" w:eastAsia="Calibri" w:hAnsi="Times New Roman" w:cs="Times New Roman"/>
          <w:sz w:val="24"/>
          <w:szCs w:val="24"/>
        </w:rPr>
        <w:t>If one of the painting tools or substance</w:t>
      </w:r>
      <w:r w:rsidRPr="0081187D">
        <w:rPr>
          <w:rFonts w:ascii="Times New Roman" w:eastAsia="Calibri" w:hAnsi="Times New Roman" w:cs="Times New Roman"/>
          <w:sz w:val="24"/>
          <w:szCs w:val="24"/>
        </w:rPr>
        <w:t xml:space="preserve"> is expired</w:t>
      </w:r>
      <w:r w:rsidR="1475FA0C" w:rsidRPr="0081187D">
        <w:rPr>
          <w:rFonts w:ascii="Times New Roman" w:eastAsia="Calibri" w:hAnsi="Times New Roman" w:cs="Times New Roman"/>
          <w:sz w:val="24"/>
          <w:szCs w:val="24"/>
        </w:rPr>
        <w:t>/broken</w:t>
      </w:r>
      <w:r w:rsidRPr="0081187D">
        <w:rPr>
          <w:rFonts w:ascii="Times New Roman" w:eastAsia="Calibri" w:hAnsi="Times New Roman" w:cs="Times New Roman"/>
          <w:sz w:val="24"/>
          <w:szCs w:val="24"/>
        </w:rPr>
        <w:t xml:space="preserve">, it is thrown out and replaced. </w:t>
      </w:r>
      <w:r w:rsidR="1941E34B" w:rsidRPr="0081187D">
        <w:rPr>
          <w:rFonts w:ascii="Times New Roman" w:eastAsia="Calibri" w:hAnsi="Times New Roman" w:cs="Times New Roman"/>
          <w:sz w:val="24"/>
          <w:szCs w:val="24"/>
        </w:rPr>
        <w:t xml:space="preserve">If an employee is not </w:t>
      </w:r>
      <w:r w:rsidR="27ABF7FC" w:rsidRPr="0081187D">
        <w:rPr>
          <w:rFonts w:ascii="Times New Roman" w:eastAsia="Calibri" w:hAnsi="Times New Roman" w:cs="Times New Roman"/>
          <w:sz w:val="24"/>
          <w:szCs w:val="24"/>
        </w:rPr>
        <w:t xml:space="preserve">professional or </w:t>
      </w:r>
      <w:r w:rsidR="28AFF9A7" w:rsidRPr="0081187D">
        <w:rPr>
          <w:rFonts w:ascii="Times New Roman" w:eastAsia="Calibri" w:hAnsi="Times New Roman" w:cs="Times New Roman"/>
          <w:sz w:val="24"/>
          <w:szCs w:val="24"/>
        </w:rPr>
        <w:t xml:space="preserve">is not accomplishing </w:t>
      </w:r>
      <w:r w:rsidR="178FDFE5" w:rsidRPr="0081187D">
        <w:rPr>
          <w:rFonts w:ascii="Times New Roman" w:eastAsia="Calibri" w:hAnsi="Times New Roman" w:cs="Times New Roman"/>
          <w:sz w:val="24"/>
          <w:szCs w:val="24"/>
        </w:rPr>
        <w:t>his designated</w:t>
      </w:r>
      <w:r w:rsidR="28AFF9A7" w:rsidRPr="0081187D">
        <w:rPr>
          <w:rFonts w:ascii="Times New Roman" w:eastAsia="Calibri" w:hAnsi="Times New Roman" w:cs="Times New Roman"/>
          <w:sz w:val="24"/>
          <w:szCs w:val="24"/>
        </w:rPr>
        <w:t xml:space="preserve"> tasks</w:t>
      </w:r>
      <w:r w:rsidR="6DDD9821" w:rsidRPr="0081187D">
        <w:rPr>
          <w:rFonts w:ascii="Times New Roman" w:eastAsia="Calibri" w:hAnsi="Times New Roman" w:cs="Times New Roman"/>
          <w:sz w:val="24"/>
          <w:szCs w:val="24"/>
        </w:rPr>
        <w:t xml:space="preserve">, he will be </w:t>
      </w:r>
      <w:r w:rsidR="06BC44F6" w:rsidRPr="0081187D">
        <w:rPr>
          <w:rFonts w:ascii="Times New Roman" w:eastAsia="Calibri" w:hAnsi="Times New Roman" w:cs="Times New Roman"/>
          <w:sz w:val="24"/>
          <w:szCs w:val="24"/>
        </w:rPr>
        <w:t xml:space="preserve">warned </w:t>
      </w:r>
      <w:r w:rsidR="2191EC1F" w:rsidRPr="0081187D">
        <w:rPr>
          <w:rFonts w:ascii="Times New Roman" w:eastAsia="Calibri" w:hAnsi="Times New Roman" w:cs="Times New Roman"/>
          <w:sz w:val="24"/>
          <w:szCs w:val="24"/>
        </w:rPr>
        <w:t xml:space="preserve">and if done again let go </w:t>
      </w:r>
      <w:r w:rsidR="4DFF3026" w:rsidRPr="0081187D">
        <w:rPr>
          <w:rFonts w:ascii="Times New Roman" w:eastAsia="Calibri" w:hAnsi="Times New Roman" w:cs="Times New Roman"/>
          <w:sz w:val="24"/>
          <w:szCs w:val="24"/>
        </w:rPr>
        <w:t xml:space="preserve">of his position.  </w:t>
      </w:r>
    </w:p>
    <w:p w14:paraId="06071A63" w14:textId="2BE84A30" w:rsidR="2E346C75" w:rsidRPr="0081187D" w:rsidRDefault="2E346C75" w:rsidP="0081187D">
      <w:pPr>
        <w:spacing w:line="360" w:lineRule="auto"/>
        <w:ind w:firstLine="720"/>
        <w:rPr>
          <w:rFonts w:ascii="Times New Roman" w:eastAsia="Calibri" w:hAnsi="Times New Roman" w:cs="Times New Roman"/>
          <w:sz w:val="24"/>
          <w:szCs w:val="24"/>
        </w:rPr>
      </w:pPr>
      <w:r w:rsidRPr="0081187D">
        <w:rPr>
          <w:rFonts w:ascii="Times New Roman" w:eastAsia="Calibri" w:hAnsi="Times New Roman" w:cs="Times New Roman"/>
          <w:sz w:val="24"/>
          <w:szCs w:val="24"/>
        </w:rPr>
        <w:t xml:space="preserve">A significant part of running a </w:t>
      </w:r>
      <w:r w:rsidR="4DFF3026" w:rsidRPr="0081187D">
        <w:rPr>
          <w:rFonts w:ascii="Times New Roman" w:eastAsia="Calibri" w:hAnsi="Times New Roman" w:cs="Times New Roman"/>
          <w:sz w:val="24"/>
          <w:szCs w:val="24"/>
        </w:rPr>
        <w:t xml:space="preserve">painting </w:t>
      </w:r>
      <w:r w:rsidR="04346C57" w:rsidRPr="0081187D">
        <w:rPr>
          <w:rFonts w:ascii="Times New Roman" w:eastAsia="Calibri" w:hAnsi="Times New Roman" w:cs="Times New Roman"/>
          <w:sz w:val="24"/>
          <w:szCs w:val="24"/>
        </w:rPr>
        <w:t>business is</w:t>
      </w:r>
      <w:r w:rsidRPr="0081187D">
        <w:rPr>
          <w:rFonts w:ascii="Times New Roman" w:eastAsia="Calibri" w:hAnsi="Times New Roman" w:cs="Times New Roman"/>
          <w:sz w:val="24"/>
          <w:szCs w:val="24"/>
        </w:rPr>
        <w:t xml:space="preserve"> making sure that you always have enough stock</w:t>
      </w:r>
      <w:r w:rsidR="04346C57" w:rsidRPr="0081187D">
        <w:rPr>
          <w:rFonts w:ascii="Times New Roman" w:eastAsia="Calibri" w:hAnsi="Times New Roman" w:cs="Times New Roman"/>
          <w:sz w:val="24"/>
          <w:szCs w:val="24"/>
        </w:rPr>
        <w:t xml:space="preserve"> </w:t>
      </w:r>
      <w:r w:rsidR="5B57F9CC" w:rsidRPr="0081187D">
        <w:rPr>
          <w:rFonts w:ascii="Times New Roman" w:eastAsia="Calibri" w:hAnsi="Times New Roman" w:cs="Times New Roman"/>
          <w:sz w:val="24"/>
          <w:szCs w:val="24"/>
        </w:rPr>
        <w:t>as well as employees.</w:t>
      </w:r>
      <w:r w:rsidRPr="0081187D">
        <w:rPr>
          <w:rFonts w:ascii="Times New Roman" w:eastAsia="Calibri" w:hAnsi="Times New Roman" w:cs="Times New Roman"/>
          <w:sz w:val="24"/>
          <w:szCs w:val="24"/>
        </w:rPr>
        <w:t xml:space="preserve"> To manage this, the owner checks the inventory daily</w:t>
      </w:r>
      <w:r w:rsidR="5B57F9CC" w:rsidRPr="0081187D">
        <w:rPr>
          <w:rFonts w:ascii="Times New Roman" w:eastAsia="Calibri" w:hAnsi="Times New Roman" w:cs="Times New Roman"/>
          <w:sz w:val="24"/>
          <w:szCs w:val="24"/>
        </w:rPr>
        <w:t xml:space="preserve"> as well </w:t>
      </w:r>
      <w:r w:rsidR="4745CDAF" w:rsidRPr="0081187D">
        <w:rPr>
          <w:rFonts w:ascii="Times New Roman" w:eastAsia="Calibri" w:hAnsi="Times New Roman" w:cs="Times New Roman"/>
          <w:sz w:val="24"/>
          <w:szCs w:val="24"/>
        </w:rPr>
        <w:t>as the workers' availabilities.</w:t>
      </w:r>
      <w:r w:rsidRPr="0081187D">
        <w:rPr>
          <w:rFonts w:ascii="Times New Roman" w:eastAsia="Calibri" w:hAnsi="Times New Roman" w:cs="Times New Roman"/>
          <w:sz w:val="24"/>
          <w:szCs w:val="24"/>
        </w:rPr>
        <w:t xml:space="preserve"> If the Inventory is well stocked</w:t>
      </w:r>
      <w:r w:rsidR="111AAA14" w:rsidRPr="0081187D">
        <w:rPr>
          <w:rFonts w:ascii="Times New Roman" w:eastAsia="Calibri" w:hAnsi="Times New Roman" w:cs="Times New Roman"/>
          <w:sz w:val="24"/>
          <w:szCs w:val="24"/>
        </w:rPr>
        <w:t xml:space="preserve"> and his employees are </w:t>
      </w:r>
      <w:r w:rsidR="38145C15" w:rsidRPr="0081187D">
        <w:rPr>
          <w:rFonts w:ascii="Times New Roman" w:eastAsia="Calibri" w:hAnsi="Times New Roman" w:cs="Times New Roman"/>
          <w:sz w:val="24"/>
          <w:szCs w:val="24"/>
        </w:rPr>
        <w:t>content</w:t>
      </w:r>
      <w:r w:rsidRPr="0081187D">
        <w:rPr>
          <w:rFonts w:ascii="Times New Roman" w:eastAsia="Calibri" w:hAnsi="Times New Roman" w:cs="Times New Roman"/>
          <w:sz w:val="24"/>
          <w:szCs w:val="24"/>
        </w:rPr>
        <w:t xml:space="preserve">, the manager will </w:t>
      </w:r>
      <w:r w:rsidR="41E2AD32" w:rsidRPr="0081187D">
        <w:rPr>
          <w:rFonts w:ascii="Times New Roman" w:eastAsia="Calibri" w:hAnsi="Times New Roman" w:cs="Times New Roman"/>
          <w:sz w:val="24"/>
          <w:szCs w:val="24"/>
        </w:rPr>
        <w:t>plan for</w:t>
      </w:r>
      <w:r w:rsidRPr="0081187D">
        <w:rPr>
          <w:rFonts w:ascii="Times New Roman" w:eastAsia="Calibri" w:hAnsi="Times New Roman" w:cs="Times New Roman"/>
          <w:sz w:val="24"/>
          <w:szCs w:val="24"/>
        </w:rPr>
        <w:t xml:space="preserve"> the </w:t>
      </w:r>
      <w:r w:rsidR="3FCD607C" w:rsidRPr="0081187D">
        <w:rPr>
          <w:rFonts w:ascii="Times New Roman" w:eastAsia="Calibri" w:hAnsi="Times New Roman" w:cs="Times New Roman"/>
          <w:sz w:val="24"/>
          <w:szCs w:val="24"/>
        </w:rPr>
        <w:t xml:space="preserve">future </w:t>
      </w:r>
      <w:r w:rsidR="38145C15" w:rsidRPr="0081187D">
        <w:rPr>
          <w:rFonts w:ascii="Times New Roman" w:eastAsia="Calibri" w:hAnsi="Times New Roman" w:cs="Times New Roman"/>
          <w:sz w:val="24"/>
          <w:szCs w:val="24"/>
        </w:rPr>
        <w:t>of his business so that it may succeed.</w:t>
      </w:r>
      <w:r w:rsidRPr="0081187D">
        <w:rPr>
          <w:rFonts w:ascii="Times New Roman" w:eastAsia="Calibri" w:hAnsi="Times New Roman" w:cs="Times New Roman"/>
          <w:sz w:val="24"/>
          <w:szCs w:val="24"/>
        </w:rPr>
        <w:t xml:space="preserve"> However, if the inventory is not well stocked</w:t>
      </w:r>
      <w:r w:rsidR="453EF949" w:rsidRPr="0081187D">
        <w:rPr>
          <w:rFonts w:ascii="Times New Roman" w:eastAsia="Calibri" w:hAnsi="Times New Roman" w:cs="Times New Roman"/>
          <w:sz w:val="24"/>
          <w:szCs w:val="24"/>
        </w:rPr>
        <w:t xml:space="preserve"> and the employees are not happy</w:t>
      </w:r>
      <w:r w:rsidRPr="0081187D">
        <w:rPr>
          <w:rFonts w:ascii="Times New Roman" w:eastAsia="Calibri" w:hAnsi="Times New Roman" w:cs="Times New Roman"/>
          <w:sz w:val="24"/>
          <w:szCs w:val="24"/>
        </w:rPr>
        <w:t>, he must take note of any item or ingredient that is running low and contact his supplier to place an order</w:t>
      </w:r>
      <w:r w:rsidR="453EF949" w:rsidRPr="0081187D">
        <w:rPr>
          <w:rFonts w:ascii="Times New Roman" w:eastAsia="Calibri" w:hAnsi="Times New Roman" w:cs="Times New Roman"/>
          <w:sz w:val="24"/>
          <w:szCs w:val="24"/>
        </w:rPr>
        <w:t xml:space="preserve"> </w:t>
      </w:r>
      <w:r w:rsidR="560A420B" w:rsidRPr="0081187D">
        <w:rPr>
          <w:rFonts w:ascii="Times New Roman" w:eastAsia="Calibri" w:hAnsi="Times New Roman" w:cs="Times New Roman"/>
          <w:sz w:val="24"/>
          <w:szCs w:val="24"/>
        </w:rPr>
        <w:t xml:space="preserve">as well as find a way to boost </w:t>
      </w:r>
      <w:r w:rsidR="2CE1E826" w:rsidRPr="0081187D">
        <w:rPr>
          <w:rFonts w:ascii="Times New Roman" w:eastAsia="Calibri" w:hAnsi="Times New Roman" w:cs="Times New Roman"/>
          <w:sz w:val="24"/>
          <w:szCs w:val="24"/>
        </w:rPr>
        <w:t>morale</w:t>
      </w:r>
      <w:r w:rsidR="560A420B" w:rsidRPr="0081187D">
        <w:rPr>
          <w:rFonts w:ascii="Times New Roman" w:eastAsia="Calibri" w:hAnsi="Times New Roman" w:cs="Times New Roman"/>
          <w:sz w:val="24"/>
          <w:szCs w:val="24"/>
        </w:rPr>
        <w:t xml:space="preserve"> or in an extreme case to replace them.</w:t>
      </w:r>
      <w:r w:rsidRPr="0081187D">
        <w:rPr>
          <w:rFonts w:ascii="Times New Roman" w:eastAsia="Calibri" w:hAnsi="Times New Roman" w:cs="Times New Roman"/>
          <w:sz w:val="24"/>
          <w:szCs w:val="24"/>
        </w:rPr>
        <w:t xml:space="preserve"> Once the order is received, the manager updates the inventory, and the cycle continues.</w:t>
      </w:r>
    </w:p>
    <w:p w14:paraId="6B7D8681" w14:textId="499DF700" w:rsidR="00F80645" w:rsidRDefault="00F80645">
      <w:pPr>
        <w:rPr>
          <w:rFonts w:ascii="Times New Roman" w:eastAsiaTheme="majorEastAsia" w:hAnsi="Times New Roman" w:cs="Times New Roman"/>
          <w:b/>
          <w:caps/>
          <w:color w:val="000000" w:themeColor="text1"/>
          <w:sz w:val="28"/>
          <w:szCs w:val="28"/>
          <w:lang w:eastAsia="ja-JP"/>
        </w:rPr>
      </w:pPr>
      <w:r>
        <w:rPr>
          <w:rFonts w:ascii="Times New Roman" w:hAnsi="Times New Roman" w:cs="Times New Roman"/>
          <w:b/>
          <w:caps/>
          <w:color w:val="000000" w:themeColor="text1"/>
          <w:sz w:val="28"/>
          <w:szCs w:val="28"/>
          <w:lang w:eastAsia="ja-JP"/>
        </w:rPr>
        <w:br w:type="page"/>
      </w:r>
    </w:p>
    <w:p w14:paraId="73EA4D1F" w14:textId="77777777" w:rsidR="00B42077" w:rsidRPr="00B42077" w:rsidRDefault="00B42077" w:rsidP="00B42077">
      <w:pPr>
        <w:pStyle w:val="Heading1"/>
        <w:keepNext w:val="0"/>
        <w:keepLines w:val="0"/>
        <w:pageBreakBefore/>
        <w:spacing w:before="480" w:after="120" w:line="480" w:lineRule="auto"/>
        <w:contextualSpacing/>
        <w:rPr>
          <w:rFonts w:ascii="Times New Roman" w:hAnsi="Times New Roman" w:cs="Times New Roman"/>
          <w:b/>
          <w:caps/>
          <w:color w:val="000000" w:themeColor="text1"/>
          <w:sz w:val="28"/>
          <w:szCs w:val="28"/>
          <w:lang w:eastAsia="ja-JP"/>
        </w:rPr>
      </w:pPr>
      <w:bookmarkStart w:id="7" w:name="_Toc97642112"/>
      <w:r w:rsidRPr="00B42077">
        <w:rPr>
          <w:rFonts w:ascii="Times New Roman" w:hAnsi="Times New Roman" w:cs="Times New Roman"/>
          <w:b/>
          <w:caps/>
          <w:color w:val="000000" w:themeColor="text1"/>
          <w:sz w:val="28"/>
          <w:szCs w:val="28"/>
          <w:lang w:eastAsia="ja-JP"/>
        </w:rPr>
        <w:lastRenderedPageBreak/>
        <w:t>Appendix 1 – Use cases: A system diagram for the entire information system</w:t>
      </w:r>
      <w:bookmarkEnd w:id="2"/>
      <w:bookmarkEnd w:id="7"/>
    </w:p>
    <w:p w14:paraId="19A33D47" w14:textId="14E68355" w:rsidR="00845274" w:rsidRPr="00845274" w:rsidRDefault="00845274" w:rsidP="00845274">
      <w:pPr>
        <w:rPr>
          <w:lang w:eastAsia="ja-JP"/>
        </w:rPr>
      </w:pPr>
      <w:r w:rsidRPr="00845274">
        <w:rPr>
          <w:noProof/>
          <w:lang w:eastAsia="ja-JP"/>
        </w:rPr>
        <w:drawing>
          <wp:inline distT="0" distB="0" distL="0" distR="0" wp14:anchorId="6A4913F1" wp14:editId="71605D8B">
            <wp:extent cx="6543818" cy="7190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2100" cy="7199610"/>
                    </a:xfrm>
                    <a:prstGeom prst="rect">
                      <a:avLst/>
                    </a:prstGeom>
                  </pic:spPr>
                </pic:pic>
              </a:graphicData>
            </a:graphic>
          </wp:inline>
        </w:drawing>
      </w:r>
    </w:p>
    <w:p w14:paraId="3C5E3986" w14:textId="05D1930A" w:rsidR="00B42077" w:rsidRPr="00B42077" w:rsidRDefault="00B42077" w:rsidP="00B42077">
      <w:pPr>
        <w:pStyle w:val="Heading1"/>
        <w:keepNext w:val="0"/>
        <w:keepLines w:val="0"/>
        <w:pageBreakBefore/>
        <w:spacing w:before="480" w:after="120" w:line="480" w:lineRule="auto"/>
        <w:contextualSpacing/>
        <w:rPr>
          <w:rFonts w:ascii="Times New Roman" w:hAnsi="Times New Roman" w:cs="Times New Roman"/>
          <w:b/>
          <w:caps/>
          <w:color w:val="000000" w:themeColor="text1"/>
          <w:sz w:val="28"/>
          <w:szCs w:val="28"/>
          <w:lang w:eastAsia="ja-JP"/>
        </w:rPr>
      </w:pPr>
      <w:bookmarkStart w:id="8" w:name="_Toc97480251"/>
      <w:bookmarkStart w:id="9" w:name="_Toc97642113"/>
      <w:r w:rsidRPr="00B42077">
        <w:rPr>
          <w:rFonts w:ascii="Times New Roman" w:hAnsi="Times New Roman" w:cs="Times New Roman"/>
          <w:b/>
          <w:caps/>
          <w:color w:val="000000" w:themeColor="text1"/>
          <w:sz w:val="28"/>
          <w:szCs w:val="28"/>
          <w:lang w:eastAsia="ja-JP"/>
        </w:rPr>
        <w:lastRenderedPageBreak/>
        <w:t>Appendix 2 – Filled out use case templates</w:t>
      </w:r>
      <w:bookmarkEnd w:id="8"/>
      <w:bookmarkEnd w:id="9"/>
    </w:p>
    <w:tbl>
      <w:tblPr>
        <w:tblStyle w:val="TableGrid"/>
        <w:tblW w:w="0" w:type="auto"/>
        <w:tblLook w:val="06A0" w:firstRow="1" w:lastRow="0" w:firstColumn="1" w:lastColumn="0" w:noHBand="1" w:noVBand="1"/>
      </w:tblPr>
      <w:tblGrid>
        <w:gridCol w:w="2338"/>
        <w:gridCol w:w="2338"/>
        <w:gridCol w:w="2337"/>
        <w:gridCol w:w="2337"/>
      </w:tblGrid>
      <w:tr w:rsidR="00E57F14" w14:paraId="7AC14F5B" w14:textId="77777777" w:rsidTr="00FA044C">
        <w:tc>
          <w:tcPr>
            <w:tcW w:w="2338" w:type="dxa"/>
          </w:tcPr>
          <w:p w14:paraId="69E5F660" w14:textId="77777777" w:rsidR="00E57F14" w:rsidRDefault="00E57F14" w:rsidP="00FA044C">
            <w:pPr>
              <w:jc w:val="right"/>
              <w:rPr>
                <w:b/>
                <w:bCs/>
                <w:lang w:eastAsia="ja-JP"/>
              </w:rPr>
            </w:pPr>
            <w:r w:rsidRPr="5884E289">
              <w:rPr>
                <w:b/>
                <w:bCs/>
                <w:lang w:eastAsia="ja-JP"/>
              </w:rPr>
              <w:t>Use Case ID:</w:t>
            </w:r>
          </w:p>
        </w:tc>
        <w:tc>
          <w:tcPr>
            <w:tcW w:w="7012" w:type="dxa"/>
            <w:gridSpan w:val="3"/>
          </w:tcPr>
          <w:p w14:paraId="3629C041" w14:textId="77777777" w:rsidR="00E57F14" w:rsidRDefault="00E57F14" w:rsidP="00FA044C">
            <w:pPr>
              <w:rPr>
                <w:b/>
                <w:bCs/>
                <w:lang w:eastAsia="ja-JP"/>
              </w:rPr>
            </w:pPr>
            <w:r w:rsidRPr="5884E289">
              <w:rPr>
                <w:b/>
                <w:bCs/>
                <w:lang w:eastAsia="ja-JP"/>
              </w:rPr>
              <w:t>UC-</w:t>
            </w:r>
            <w:r>
              <w:rPr>
                <w:b/>
                <w:bCs/>
                <w:lang w:eastAsia="ja-JP"/>
              </w:rPr>
              <w:t>En-Fr</w:t>
            </w:r>
          </w:p>
        </w:tc>
      </w:tr>
      <w:tr w:rsidR="00E57F14" w14:paraId="68B67AB5" w14:textId="77777777" w:rsidTr="00FA044C">
        <w:tc>
          <w:tcPr>
            <w:tcW w:w="2338" w:type="dxa"/>
          </w:tcPr>
          <w:p w14:paraId="650E5CC7" w14:textId="77777777" w:rsidR="00E57F14" w:rsidRDefault="00E57F14" w:rsidP="00FA044C">
            <w:pPr>
              <w:jc w:val="right"/>
              <w:rPr>
                <w:b/>
                <w:bCs/>
                <w:lang w:eastAsia="ja-JP"/>
              </w:rPr>
            </w:pPr>
            <w:r w:rsidRPr="5884E289">
              <w:rPr>
                <w:b/>
                <w:bCs/>
                <w:lang w:eastAsia="ja-JP"/>
              </w:rPr>
              <w:t>Use Case Name:</w:t>
            </w:r>
          </w:p>
        </w:tc>
        <w:tc>
          <w:tcPr>
            <w:tcW w:w="7012" w:type="dxa"/>
            <w:gridSpan w:val="3"/>
          </w:tcPr>
          <w:p w14:paraId="730A2EE8" w14:textId="77777777" w:rsidR="00E57F14" w:rsidRDefault="00E57F14" w:rsidP="00FA044C">
            <w:pPr>
              <w:rPr>
                <w:b/>
                <w:bCs/>
                <w:lang w:eastAsia="ja-JP"/>
              </w:rPr>
            </w:pPr>
            <w:r>
              <w:rPr>
                <w:b/>
                <w:bCs/>
                <w:lang w:eastAsia="ja-JP"/>
              </w:rPr>
              <w:t>EN/FR</w:t>
            </w:r>
          </w:p>
        </w:tc>
      </w:tr>
      <w:tr w:rsidR="00E57F14" w14:paraId="72FAE142" w14:textId="77777777" w:rsidTr="00FA044C">
        <w:tc>
          <w:tcPr>
            <w:tcW w:w="2338" w:type="dxa"/>
          </w:tcPr>
          <w:p w14:paraId="3B8E587B" w14:textId="77777777" w:rsidR="00E57F14" w:rsidRDefault="00E57F14" w:rsidP="00FA044C">
            <w:pPr>
              <w:jc w:val="right"/>
              <w:rPr>
                <w:b/>
                <w:bCs/>
                <w:lang w:eastAsia="ja-JP"/>
              </w:rPr>
            </w:pPr>
            <w:r w:rsidRPr="5884E289">
              <w:rPr>
                <w:b/>
                <w:bCs/>
                <w:lang w:eastAsia="ja-JP"/>
              </w:rPr>
              <w:t>Created By:</w:t>
            </w:r>
          </w:p>
        </w:tc>
        <w:tc>
          <w:tcPr>
            <w:tcW w:w="2338" w:type="dxa"/>
          </w:tcPr>
          <w:p w14:paraId="5EE541A5" w14:textId="77777777" w:rsidR="00E57F14" w:rsidRDefault="00E57F14" w:rsidP="00FA044C">
            <w:pPr>
              <w:rPr>
                <w:b/>
                <w:bCs/>
                <w:lang w:eastAsia="ja-JP"/>
              </w:rPr>
            </w:pPr>
            <w:r w:rsidRPr="5884E289">
              <w:rPr>
                <w:b/>
                <w:bCs/>
                <w:lang w:eastAsia="ja-JP"/>
              </w:rPr>
              <w:t>Team Red</w:t>
            </w:r>
          </w:p>
        </w:tc>
        <w:tc>
          <w:tcPr>
            <w:tcW w:w="2337" w:type="dxa"/>
          </w:tcPr>
          <w:p w14:paraId="1C14446A" w14:textId="77777777" w:rsidR="00E57F14" w:rsidRDefault="00E57F14" w:rsidP="00FA044C">
            <w:pPr>
              <w:rPr>
                <w:b/>
                <w:bCs/>
                <w:lang w:eastAsia="ja-JP"/>
              </w:rPr>
            </w:pPr>
            <w:r>
              <w:rPr>
                <w:b/>
                <w:bCs/>
                <w:lang w:eastAsia="ja-JP"/>
              </w:rPr>
              <w:t>Last Updated By:</w:t>
            </w:r>
          </w:p>
        </w:tc>
        <w:tc>
          <w:tcPr>
            <w:tcW w:w="2337" w:type="dxa"/>
          </w:tcPr>
          <w:p w14:paraId="50915872" w14:textId="77777777" w:rsidR="00E57F14" w:rsidRDefault="00E57F14" w:rsidP="00FA044C">
            <w:pPr>
              <w:rPr>
                <w:b/>
                <w:bCs/>
                <w:lang w:eastAsia="ja-JP"/>
              </w:rPr>
            </w:pPr>
            <w:r>
              <w:rPr>
                <w:b/>
                <w:bCs/>
                <w:lang w:eastAsia="ja-JP"/>
              </w:rPr>
              <w:t>Jiahui Xia</w:t>
            </w:r>
          </w:p>
        </w:tc>
      </w:tr>
      <w:tr w:rsidR="00E57F14" w14:paraId="27498013" w14:textId="77777777" w:rsidTr="00FA044C">
        <w:tc>
          <w:tcPr>
            <w:tcW w:w="2338" w:type="dxa"/>
          </w:tcPr>
          <w:p w14:paraId="1DA084A2" w14:textId="77777777" w:rsidR="00E57F14" w:rsidRDefault="00E57F14" w:rsidP="00FA044C">
            <w:pPr>
              <w:jc w:val="right"/>
              <w:rPr>
                <w:b/>
                <w:bCs/>
                <w:lang w:eastAsia="ja-JP"/>
              </w:rPr>
            </w:pPr>
            <w:r w:rsidRPr="5884E289">
              <w:rPr>
                <w:b/>
                <w:bCs/>
                <w:lang w:eastAsia="ja-JP"/>
              </w:rPr>
              <w:t>Date Created:</w:t>
            </w:r>
          </w:p>
        </w:tc>
        <w:tc>
          <w:tcPr>
            <w:tcW w:w="2338" w:type="dxa"/>
          </w:tcPr>
          <w:p w14:paraId="320D04CF" w14:textId="77777777" w:rsidR="00E57F14" w:rsidRDefault="00E57F14" w:rsidP="00FA044C">
            <w:pPr>
              <w:rPr>
                <w:b/>
                <w:bCs/>
                <w:lang w:eastAsia="ja-JP"/>
              </w:rPr>
            </w:pPr>
            <w:r>
              <w:rPr>
                <w:b/>
                <w:bCs/>
                <w:lang w:eastAsia="ja-JP"/>
              </w:rPr>
              <w:t>2022/03/01</w:t>
            </w:r>
          </w:p>
        </w:tc>
        <w:tc>
          <w:tcPr>
            <w:tcW w:w="2337" w:type="dxa"/>
          </w:tcPr>
          <w:p w14:paraId="387E3764" w14:textId="77777777" w:rsidR="00E57F14" w:rsidRDefault="00E57F14" w:rsidP="00FA044C">
            <w:pPr>
              <w:rPr>
                <w:b/>
                <w:bCs/>
                <w:lang w:eastAsia="ja-JP"/>
              </w:rPr>
            </w:pPr>
            <w:r>
              <w:rPr>
                <w:b/>
                <w:bCs/>
                <w:lang w:eastAsia="ja-JP"/>
              </w:rPr>
              <w:t>Last Revision Daye:</w:t>
            </w:r>
          </w:p>
        </w:tc>
        <w:tc>
          <w:tcPr>
            <w:tcW w:w="2337" w:type="dxa"/>
          </w:tcPr>
          <w:p w14:paraId="5D1FC806" w14:textId="77777777" w:rsidR="00E57F14" w:rsidRDefault="00E57F14" w:rsidP="00FA044C">
            <w:pPr>
              <w:rPr>
                <w:b/>
                <w:bCs/>
                <w:lang w:eastAsia="ja-JP"/>
              </w:rPr>
            </w:pPr>
            <w:r>
              <w:rPr>
                <w:b/>
                <w:bCs/>
                <w:lang w:eastAsia="ja-JP"/>
              </w:rPr>
              <w:t>2022/03/06</w:t>
            </w:r>
          </w:p>
        </w:tc>
      </w:tr>
      <w:tr w:rsidR="00E57F14" w14:paraId="0EAFBCCA" w14:textId="77777777" w:rsidTr="00FA044C">
        <w:tc>
          <w:tcPr>
            <w:tcW w:w="2338" w:type="dxa"/>
          </w:tcPr>
          <w:p w14:paraId="49C30FF9" w14:textId="77777777" w:rsidR="00E57F14" w:rsidRDefault="00E57F14" w:rsidP="00FA044C">
            <w:pPr>
              <w:rPr>
                <w:b/>
                <w:bCs/>
                <w:lang w:eastAsia="ja-JP"/>
              </w:rPr>
            </w:pPr>
            <w:r w:rsidRPr="5884E289">
              <w:rPr>
                <w:b/>
                <w:bCs/>
                <w:lang w:eastAsia="ja-JP"/>
              </w:rPr>
              <w:t>Actors:</w:t>
            </w:r>
          </w:p>
        </w:tc>
        <w:tc>
          <w:tcPr>
            <w:tcW w:w="7012" w:type="dxa"/>
            <w:gridSpan w:val="3"/>
          </w:tcPr>
          <w:p w14:paraId="5B48B0B3" w14:textId="709BC11F" w:rsidR="00E57F14" w:rsidRDefault="00E57F14" w:rsidP="00FA044C">
            <w:pPr>
              <w:rPr>
                <w:b/>
                <w:bCs/>
                <w:lang w:eastAsia="ja-JP"/>
              </w:rPr>
            </w:pPr>
            <w:r>
              <w:rPr>
                <w:b/>
                <w:bCs/>
                <w:lang w:eastAsia="ja-JP"/>
              </w:rPr>
              <w:t>Client</w:t>
            </w:r>
            <w:r w:rsidR="00AB6351">
              <w:rPr>
                <w:b/>
                <w:bCs/>
                <w:lang w:eastAsia="ja-JP"/>
              </w:rPr>
              <w:t xml:space="preserve"> </w:t>
            </w:r>
            <w:r w:rsidR="006E5117">
              <w:rPr>
                <w:b/>
                <w:bCs/>
                <w:lang w:eastAsia="ja-JP"/>
              </w:rPr>
              <w:t xml:space="preserve">(Primary) </w:t>
            </w:r>
            <w:r>
              <w:rPr>
                <w:b/>
                <w:bCs/>
                <w:lang w:eastAsia="ja-JP"/>
              </w:rPr>
              <w:t>/ Administration</w:t>
            </w:r>
            <w:r w:rsidR="00AB6351">
              <w:rPr>
                <w:b/>
                <w:bCs/>
                <w:lang w:eastAsia="ja-JP"/>
              </w:rPr>
              <w:t xml:space="preserve"> </w:t>
            </w:r>
            <w:r w:rsidR="006E5117">
              <w:rPr>
                <w:b/>
                <w:bCs/>
                <w:lang w:eastAsia="ja-JP"/>
              </w:rPr>
              <w:t>(Primary)</w:t>
            </w:r>
          </w:p>
        </w:tc>
      </w:tr>
      <w:tr w:rsidR="00E57F14" w14:paraId="02203252" w14:textId="77777777" w:rsidTr="00FA044C">
        <w:tc>
          <w:tcPr>
            <w:tcW w:w="2338" w:type="dxa"/>
          </w:tcPr>
          <w:p w14:paraId="06EA4B3B" w14:textId="77777777" w:rsidR="00E57F14" w:rsidRDefault="00E57F14" w:rsidP="00FA044C">
            <w:pPr>
              <w:rPr>
                <w:b/>
                <w:bCs/>
                <w:lang w:eastAsia="ja-JP"/>
              </w:rPr>
            </w:pPr>
            <w:r w:rsidRPr="5884E289">
              <w:rPr>
                <w:b/>
                <w:bCs/>
                <w:lang w:eastAsia="ja-JP"/>
              </w:rPr>
              <w:t>Description:</w:t>
            </w:r>
          </w:p>
        </w:tc>
        <w:tc>
          <w:tcPr>
            <w:tcW w:w="7012" w:type="dxa"/>
            <w:gridSpan w:val="3"/>
          </w:tcPr>
          <w:p w14:paraId="6554D299" w14:textId="77777777" w:rsidR="00E57F14" w:rsidRDefault="00E57F14" w:rsidP="00FA044C">
            <w:pPr>
              <w:rPr>
                <w:b/>
                <w:bCs/>
                <w:lang w:eastAsia="ja-JP"/>
              </w:rPr>
            </w:pPr>
            <w:r>
              <w:rPr>
                <w:b/>
                <w:bCs/>
                <w:lang w:eastAsia="ja-JP"/>
              </w:rPr>
              <w:t>Choose the language of the Web Application</w:t>
            </w:r>
          </w:p>
        </w:tc>
      </w:tr>
      <w:tr w:rsidR="00E57F14" w14:paraId="024B92BB" w14:textId="77777777" w:rsidTr="00FA044C">
        <w:tc>
          <w:tcPr>
            <w:tcW w:w="2338" w:type="dxa"/>
          </w:tcPr>
          <w:p w14:paraId="28371522" w14:textId="77777777" w:rsidR="00E57F14" w:rsidRDefault="00E57F14" w:rsidP="00FA044C">
            <w:pPr>
              <w:rPr>
                <w:b/>
                <w:bCs/>
                <w:lang w:eastAsia="ja-JP"/>
              </w:rPr>
            </w:pPr>
            <w:r w:rsidRPr="5884E289">
              <w:rPr>
                <w:b/>
                <w:bCs/>
                <w:lang w:eastAsia="ja-JP"/>
              </w:rPr>
              <w:t>Trigger:</w:t>
            </w:r>
          </w:p>
        </w:tc>
        <w:tc>
          <w:tcPr>
            <w:tcW w:w="7012" w:type="dxa"/>
            <w:gridSpan w:val="3"/>
          </w:tcPr>
          <w:p w14:paraId="64328CAC" w14:textId="77777777" w:rsidR="00E57F14" w:rsidRDefault="00E57F14" w:rsidP="00FA044C">
            <w:pPr>
              <w:rPr>
                <w:b/>
                <w:bCs/>
                <w:lang w:eastAsia="ja-JP"/>
              </w:rPr>
            </w:pPr>
            <w:r>
              <w:rPr>
                <w:b/>
                <w:bCs/>
                <w:lang w:eastAsia="ja-JP"/>
              </w:rPr>
              <w:t>Client/Admin open the Web Application</w:t>
            </w:r>
          </w:p>
        </w:tc>
      </w:tr>
      <w:tr w:rsidR="00E57F14" w14:paraId="115244DB" w14:textId="77777777" w:rsidTr="00FA044C">
        <w:tc>
          <w:tcPr>
            <w:tcW w:w="2338" w:type="dxa"/>
          </w:tcPr>
          <w:p w14:paraId="2848C728" w14:textId="77777777" w:rsidR="00E57F14" w:rsidRDefault="00E57F14" w:rsidP="00FA044C">
            <w:pPr>
              <w:rPr>
                <w:b/>
                <w:bCs/>
                <w:lang w:eastAsia="ja-JP"/>
              </w:rPr>
            </w:pPr>
            <w:r w:rsidRPr="5884E289">
              <w:rPr>
                <w:b/>
                <w:bCs/>
                <w:lang w:eastAsia="ja-JP"/>
              </w:rPr>
              <w:t>Preconditions:</w:t>
            </w:r>
          </w:p>
        </w:tc>
        <w:tc>
          <w:tcPr>
            <w:tcW w:w="7012" w:type="dxa"/>
            <w:gridSpan w:val="3"/>
          </w:tcPr>
          <w:p w14:paraId="0B0D1E5B" w14:textId="77777777" w:rsidR="00E57F14" w:rsidRDefault="00E57F14" w:rsidP="00FA044C">
            <w:pPr>
              <w:rPr>
                <w:b/>
                <w:bCs/>
                <w:lang w:eastAsia="ja-JP"/>
              </w:rPr>
            </w:pPr>
            <w:r>
              <w:rPr>
                <w:b/>
                <w:bCs/>
                <w:lang w:eastAsia="ja-JP"/>
              </w:rPr>
              <w:t>No</w:t>
            </w:r>
          </w:p>
        </w:tc>
      </w:tr>
      <w:tr w:rsidR="00E57F14" w14:paraId="2B1538C9" w14:textId="77777777" w:rsidTr="00FA044C">
        <w:tc>
          <w:tcPr>
            <w:tcW w:w="2338" w:type="dxa"/>
          </w:tcPr>
          <w:p w14:paraId="1C283717" w14:textId="77777777" w:rsidR="00E57F14" w:rsidRDefault="00E57F14" w:rsidP="00FA044C">
            <w:pPr>
              <w:rPr>
                <w:b/>
                <w:bCs/>
                <w:lang w:eastAsia="ja-JP"/>
              </w:rPr>
            </w:pPr>
            <w:r w:rsidRPr="5884E289">
              <w:rPr>
                <w:b/>
                <w:bCs/>
                <w:lang w:eastAsia="ja-JP"/>
              </w:rPr>
              <w:t>Postconditions:</w:t>
            </w:r>
          </w:p>
        </w:tc>
        <w:tc>
          <w:tcPr>
            <w:tcW w:w="7012" w:type="dxa"/>
            <w:gridSpan w:val="3"/>
          </w:tcPr>
          <w:p w14:paraId="4DD6234E" w14:textId="77777777" w:rsidR="00E57F14" w:rsidRDefault="00E57F14" w:rsidP="00FA044C">
            <w:pPr>
              <w:rPr>
                <w:b/>
                <w:bCs/>
                <w:lang w:eastAsia="ja-JP"/>
              </w:rPr>
            </w:pPr>
            <w:r>
              <w:rPr>
                <w:b/>
                <w:bCs/>
                <w:lang w:eastAsia="ja-JP"/>
              </w:rPr>
              <w:t>Language is recorded in the system.</w:t>
            </w:r>
          </w:p>
        </w:tc>
      </w:tr>
      <w:tr w:rsidR="00E57F14" w14:paraId="67A9661B" w14:textId="77777777" w:rsidTr="00FA044C">
        <w:tc>
          <w:tcPr>
            <w:tcW w:w="2338" w:type="dxa"/>
          </w:tcPr>
          <w:p w14:paraId="68303B80" w14:textId="77777777" w:rsidR="00E57F14" w:rsidRDefault="00E57F14" w:rsidP="00FA044C">
            <w:pPr>
              <w:rPr>
                <w:b/>
                <w:bCs/>
                <w:lang w:eastAsia="ja-JP"/>
              </w:rPr>
            </w:pPr>
            <w:r w:rsidRPr="5884E289">
              <w:rPr>
                <w:b/>
                <w:bCs/>
                <w:lang w:eastAsia="ja-JP"/>
              </w:rPr>
              <w:t>Normal Flow:</w:t>
            </w:r>
          </w:p>
        </w:tc>
        <w:tc>
          <w:tcPr>
            <w:tcW w:w="7012" w:type="dxa"/>
            <w:gridSpan w:val="3"/>
          </w:tcPr>
          <w:p w14:paraId="1D679E74" w14:textId="77777777" w:rsidR="00E57F14" w:rsidRDefault="00E57F14" w:rsidP="00FA044C">
            <w:pPr>
              <w:rPr>
                <w:b/>
                <w:bCs/>
                <w:lang w:eastAsia="ja-JP"/>
              </w:rPr>
            </w:pPr>
            <w:r>
              <w:rPr>
                <w:b/>
                <w:bCs/>
                <w:lang w:eastAsia="ja-JP"/>
              </w:rPr>
              <w:t>1. Choose the language</w:t>
            </w:r>
          </w:p>
          <w:p w14:paraId="2B3692C5" w14:textId="77777777" w:rsidR="00E57F14" w:rsidRDefault="00E57F14" w:rsidP="00FA044C">
            <w:pPr>
              <w:rPr>
                <w:b/>
                <w:bCs/>
                <w:lang w:eastAsia="ja-JP"/>
              </w:rPr>
            </w:pPr>
            <w:r>
              <w:rPr>
                <w:b/>
                <w:bCs/>
                <w:lang w:eastAsia="ja-JP"/>
              </w:rPr>
              <w:t>2. The selection will be recorded as the default language on next login if user has an account</w:t>
            </w:r>
          </w:p>
        </w:tc>
      </w:tr>
      <w:tr w:rsidR="00E57F14" w14:paraId="666FC1B5" w14:textId="77777777" w:rsidTr="00FA044C">
        <w:tc>
          <w:tcPr>
            <w:tcW w:w="2338" w:type="dxa"/>
          </w:tcPr>
          <w:p w14:paraId="68BF1224" w14:textId="77777777" w:rsidR="00E57F14" w:rsidRDefault="00E57F14" w:rsidP="00FA044C">
            <w:pPr>
              <w:rPr>
                <w:b/>
                <w:bCs/>
                <w:lang w:eastAsia="ja-JP"/>
              </w:rPr>
            </w:pPr>
            <w:r w:rsidRPr="5884E289">
              <w:rPr>
                <w:b/>
                <w:bCs/>
                <w:lang w:eastAsia="ja-JP"/>
              </w:rPr>
              <w:t>Alternative Flow:</w:t>
            </w:r>
          </w:p>
        </w:tc>
        <w:tc>
          <w:tcPr>
            <w:tcW w:w="7012" w:type="dxa"/>
            <w:gridSpan w:val="3"/>
          </w:tcPr>
          <w:p w14:paraId="0527E458" w14:textId="77777777" w:rsidR="00E57F14" w:rsidRDefault="00E57F14" w:rsidP="00FA044C">
            <w:pPr>
              <w:rPr>
                <w:b/>
                <w:bCs/>
                <w:lang w:eastAsia="ja-JP"/>
              </w:rPr>
            </w:pPr>
            <w:r>
              <w:rPr>
                <w:b/>
                <w:bCs/>
                <w:lang w:eastAsia="ja-JP"/>
              </w:rPr>
              <w:t>2a. The language will not be recorded</w:t>
            </w:r>
          </w:p>
        </w:tc>
      </w:tr>
      <w:tr w:rsidR="00E57F14" w14:paraId="6C79CC9A" w14:textId="77777777" w:rsidTr="00FA044C">
        <w:tc>
          <w:tcPr>
            <w:tcW w:w="2338" w:type="dxa"/>
          </w:tcPr>
          <w:p w14:paraId="6867305E" w14:textId="77777777" w:rsidR="00E57F14" w:rsidRDefault="00E57F14" w:rsidP="00FA044C">
            <w:pPr>
              <w:rPr>
                <w:b/>
                <w:bCs/>
                <w:lang w:eastAsia="ja-JP"/>
              </w:rPr>
            </w:pPr>
            <w:r w:rsidRPr="5884E289">
              <w:rPr>
                <w:b/>
                <w:bCs/>
                <w:lang w:eastAsia="ja-JP"/>
              </w:rPr>
              <w:t>Exceptions:</w:t>
            </w:r>
          </w:p>
        </w:tc>
        <w:tc>
          <w:tcPr>
            <w:tcW w:w="7012" w:type="dxa"/>
            <w:gridSpan w:val="3"/>
          </w:tcPr>
          <w:p w14:paraId="59B76A67" w14:textId="77777777" w:rsidR="00E57F14" w:rsidRDefault="00E57F14" w:rsidP="00FA044C">
            <w:pPr>
              <w:rPr>
                <w:b/>
                <w:bCs/>
                <w:lang w:eastAsia="ja-JP"/>
              </w:rPr>
            </w:pPr>
            <w:r>
              <w:rPr>
                <w:b/>
                <w:bCs/>
                <w:lang w:eastAsia="ja-JP"/>
              </w:rPr>
              <w:t>1a. In step 1 of the normal flow, if user does not choose a language, English is default system language.</w:t>
            </w:r>
          </w:p>
        </w:tc>
      </w:tr>
      <w:tr w:rsidR="00E57F14" w14:paraId="761D6789" w14:textId="77777777" w:rsidTr="00FA044C">
        <w:tc>
          <w:tcPr>
            <w:tcW w:w="2338" w:type="dxa"/>
          </w:tcPr>
          <w:p w14:paraId="17AB3253" w14:textId="77777777" w:rsidR="00E57F14" w:rsidRDefault="00E57F14" w:rsidP="00FA044C">
            <w:pPr>
              <w:rPr>
                <w:b/>
                <w:bCs/>
                <w:lang w:eastAsia="ja-JP"/>
              </w:rPr>
            </w:pPr>
            <w:r w:rsidRPr="5884E289">
              <w:rPr>
                <w:b/>
                <w:bCs/>
                <w:lang w:eastAsia="ja-JP"/>
              </w:rPr>
              <w:t>Includes:</w:t>
            </w:r>
          </w:p>
        </w:tc>
        <w:tc>
          <w:tcPr>
            <w:tcW w:w="7012" w:type="dxa"/>
            <w:gridSpan w:val="3"/>
          </w:tcPr>
          <w:p w14:paraId="1DB64FBA" w14:textId="77777777" w:rsidR="00E57F14" w:rsidRDefault="00E57F14" w:rsidP="00FA044C">
            <w:pPr>
              <w:rPr>
                <w:b/>
                <w:bCs/>
                <w:lang w:eastAsia="ja-JP"/>
              </w:rPr>
            </w:pPr>
            <w:r>
              <w:rPr>
                <w:b/>
                <w:bCs/>
                <w:lang w:eastAsia="ja-JP"/>
              </w:rPr>
              <w:t>No</w:t>
            </w:r>
          </w:p>
        </w:tc>
      </w:tr>
      <w:tr w:rsidR="00E57F14" w14:paraId="119FE458" w14:textId="77777777" w:rsidTr="00FA044C">
        <w:tc>
          <w:tcPr>
            <w:tcW w:w="2338" w:type="dxa"/>
          </w:tcPr>
          <w:p w14:paraId="6119F239" w14:textId="77777777" w:rsidR="00E57F14" w:rsidRDefault="00E57F14" w:rsidP="00FA044C">
            <w:pPr>
              <w:rPr>
                <w:b/>
                <w:bCs/>
                <w:lang w:eastAsia="ja-JP"/>
              </w:rPr>
            </w:pPr>
            <w:r w:rsidRPr="5884E289">
              <w:rPr>
                <w:b/>
                <w:bCs/>
                <w:lang w:eastAsia="ja-JP"/>
              </w:rPr>
              <w:t>Frequency of Use:</w:t>
            </w:r>
          </w:p>
        </w:tc>
        <w:tc>
          <w:tcPr>
            <w:tcW w:w="7012" w:type="dxa"/>
            <w:gridSpan w:val="3"/>
          </w:tcPr>
          <w:p w14:paraId="3B6E4D7F" w14:textId="77777777" w:rsidR="00E57F14" w:rsidRDefault="00E57F14" w:rsidP="00FA044C">
            <w:pPr>
              <w:rPr>
                <w:b/>
                <w:bCs/>
                <w:lang w:eastAsia="ja-JP"/>
              </w:rPr>
            </w:pPr>
            <w:r>
              <w:rPr>
                <w:b/>
                <w:bCs/>
                <w:lang w:eastAsia="ja-JP"/>
              </w:rPr>
              <w:t xml:space="preserve">Option </w:t>
            </w:r>
          </w:p>
        </w:tc>
      </w:tr>
      <w:tr w:rsidR="00E57F14" w14:paraId="61B0FBD4" w14:textId="77777777" w:rsidTr="00FA044C">
        <w:tc>
          <w:tcPr>
            <w:tcW w:w="2338" w:type="dxa"/>
          </w:tcPr>
          <w:p w14:paraId="3E07CA54" w14:textId="77777777" w:rsidR="00E57F14" w:rsidRDefault="00E57F14" w:rsidP="00FA044C">
            <w:pPr>
              <w:rPr>
                <w:b/>
                <w:bCs/>
                <w:lang w:eastAsia="ja-JP"/>
              </w:rPr>
            </w:pPr>
            <w:r w:rsidRPr="5884E289">
              <w:rPr>
                <w:b/>
                <w:bCs/>
                <w:lang w:eastAsia="ja-JP"/>
              </w:rPr>
              <w:t>Special Requirements:</w:t>
            </w:r>
          </w:p>
        </w:tc>
        <w:tc>
          <w:tcPr>
            <w:tcW w:w="7012" w:type="dxa"/>
            <w:gridSpan w:val="3"/>
          </w:tcPr>
          <w:p w14:paraId="4BE9C17F" w14:textId="77777777" w:rsidR="00E57F14" w:rsidRDefault="00E57F14" w:rsidP="00FA044C">
            <w:pPr>
              <w:rPr>
                <w:b/>
                <w:bCs/>
                <w:lang w:eastAsia="ja-JP"/>
              </w:rPr>
            </w:pPr>
            <w:r>
              <w:rPr>
                <w:b/>
                <w:bCs/>
                <w:lang w:eastAsia="ja-JP"/>
              </w:rPr>
              <w:t>Not applicable</w:t>
            </w:r>
          </w:p>
        </w:tc>
      </w:tr>
      <w:tr w:rsidR="00E57F14" w14:paraId="5B5E5DF7" w14:textId="77777777" w:rsidTr="00FA044C">
        <w:tc>
          <w:tcPr>
            <w:tcW w:w="2338" w:type="dxa"/>
          </w:tcPr>
          <w:p w14:paraId="5DB9D3EC" w14:textId="77777777" w:rsidR="00E57F14" w:rsidRDefault="00E57F14" w:rsidP="00FA044C">
            <w:pPr>
              <w:rPr>
                <w:b/>
                <w:bCs/>
                <w:lang w:eastAsia="ja-JP"/>
              </w:rPr>
            </w:pPr>
            <w:r w:rsidRPr="5884E289">
              <w:rPr>
                <w:b/>
                <w:bCs/>
                <w:lang w:eastAsia="ja-JP"/>
              </w:rPr>
              <w:t>Assumptions:</w:t>
            </w:r>
          </w:p>
        </w:tc>
        <w:tc>
          <w:tcPr>
            <w:tcW w:w="7012" w:type="dxa"/>
            <w:gridSpan w:val="3"/>
          </w:tcPr>
          <w:p w14:paraId="3D03F1C1" w14:textId="77777777" w:rsidR="00E57F14" w:rsidRDefault="00E57F14" w:rsidP="00FA044C">
            <w:pPr>
              <w:rPr>
                <w:b/>
                <w:bCs/>
                <w:lang w:eastAsia="ja-JP"/>
              </w:rPr>
            </w:pPr>
            <w:r>
              <w:rPr>
                <w:b/>
                <w:bCs/>
                <w:lang w:eastAsia="ja-JP"/>
              </w:rPr>
              <w:t>User use English or French</w:t>
            </w:r>
          </w:p>
        </w:tc>
      </w:tr>
      <w:tr w:rsidR="00E57F14" w14:paraId="03C1882D" w14:textId="77777777" w:rsidTr="00FA044C">
        <w:tc>
          <w:tcPr>
            <w:tcW w:w="2338" w:type="dxa"/>
          </w:tcPr>
          <w:p w14:paraId="4E47B94D" w14:textId="77777777" w:rsidR="00E57F14" w:rsidRDefault="00E57F14" w:rsidP="00FA044C">
            <w:pPr>
              <w:rPr>
                <w:b/>
                <w:bCs/>
                <w:lang w:eastAsia="ja-JP"/>
              </w:rPr>
            </w:pPr>
            <w:r w:rsidRPr="5884E289">
              <w:rPr>
                <w:b/>
                <w:bCs/>
                <w:lang w:eastAsia="ja-JP"/>
              </w:rPr>
              <w:t>Notes and Issues:</w:t>
            </w:r>
          </w:p>
        </w:tc>
        <w:tc>
          <w:tcPr>
            <w:tcW w:w="7012" w:type="dxa"/>
            <w:gridSpan w:val="3"/>
          </w:tcPr>
          <w:p w14:paraId="309CA061" w14:textId="77777777" w:rsidR="00E57F14" w:rsidRDefault="00E57F14" w:rsidP="00FA044C">
            <w:pPr>
              <w:rPr>
                <w:b/>
                <w:bCs/>
                <w:lang w:eastAsia="ja-JP"/>
              </w:rPr>
            </w:pPr>
            <w:r>
              <w:rPr>
                <w:b/>
                <w:bCs/>
                <w:lang w:eastAsia="ja-JP"/>
              </w:rPr>
              <w:t>No</w:t>
            </w:r>
          </w:p>
        </w:tc>
      </w:tr>
    </w:tbl>
    <w:p w14:paraId="1BA7CC31" w14:textId="77777777" w:rsidR="00E57F14" w:rsidRDefault="00E57F14"/>
    <w:tbl>
      <w:tblPr>
        <w:tblStyle w:val="TableGrid"/>
        <w:tblW w:w="0" w:type="auto"/>
        <w:tblLook w:val="06A0" w:firstRow="1" w:lastRow="0" w:firstColumn="1" w:lastColumn="0" w:noHBand="1" w:noVBand="1"/>
      </w:tblPr>
      <w:tblGrid>
        <w:gridCol w:w="2338"/>
        <w:gridCol w:w="2338"/>
        <w:gridCol w:w="2337"/>
        <w:gridCol w:w="2337"/>
      </w:tblGrid>
      <w:tr w:rsidR="00855B81" w14:paraId="47388F48" w14:textId="77777777" w:rsidTr="00FA044C">
        <w:tc>
          <w:tcPr>
            <w:tcW w:w="2338" w:type="dxa"/>
          </w:tcPr>
          <w:p w14:paraId="72D488F0" w14:textId="77777777" w:rsidR="00855B81" w:rsidRDefault="00855B81" w:rsidP="00FA044C">
            <w:pPr>
              <w:jc w:val="right"/>
              <w:rPr>
                <w:b/>
                <w:bCs/>
                <w:lang w:eastAsia="ja-JP"/>
              </w:rPr>
            </w:pPr>
            <w:r w:rsidRPr="5884E289">
              <w:rPr>
                <w:b/>
                <w:bCs/>
                <w:lang w:eastAsia="ja-JP"/>
              </w:rPr>
              <w:t>Use Case ID:</w:t>
            </w:r>
          </w:p>
        </w:tc>
        <w:tc>
          <w:tcPr>
            <w:tcW w:w="7012" w:type="dxa"/>
            <w:gridSpan w:val="3"/>
          </w:tcPr>
          <w:p w14:paraId="5E964DEE" w14:textId="77777777" w:rsidR="00855B81" w:rsidRDefault="00855B81" w:rsidP="00FA044C">
            <w:pPr>
              <w:rPr>
                <w:b/>
                <w:bCs/>
                <w:lang w:eastAsia="ja-JP"/>
              </w:rPr>
            </w:pPr>
            <w:r w:rsidRPr="5884E289">
              <w:rPr>
                <w:b/>
                <w:bCs/>
                <w:lang w:eastAsia="ja-JP"/>
              </w:rPr>
              <w:t>UC-</w:t>
            </w:r>
            <w:r>
              <w:rPr>
                <w:b/>
                <w:bCs/>
                <w:lang w:eastAsia="ja-JP"/>
              </w:rPr>
              <w:t>Login</w:t>
            </w:r>
          </w:p>
        </w:tc>
      </w:tr>
      <w:tr w:rsidR="00855B81" w14:paraId="562E06C4" w14:textId="77777777" w:rsidTr="00FA044C">
        <w:tc>
          <w:tcPr>
            <w:tcW w:w="2338" w:type="dxa"/>
          </w:tcPr>
          <w:p w14:paraId="5FDDA59B" w14:textId="77777777" w:rsidR="00855B81" w:rsidRDefault="00855B81" w:rsidP="00FA044C">
            <w:pPr>
              <w:jc w:val="right"/>
              <w:rPr>
                <w:b/>
                <w:bCs/>
                <w:lang w:eastAsia="ja-JP"/>
              </w:rPr>
            </w:pPr>
            <w:r w:rsidRPr="5884E289">
              <w:rPr>
                <w:b/>
                <w:bCs/>
                <w:lang w:eastAsia="ja-JP"/>
              </w:rPr>
              <w:t>Use Case Name:</w:t>
            </w:r>
          </w:p>
        </w:tc>
        <w:tc>
          <w:tcPr>
            <w:tcW w:w="7012" w:type="dxa"/>
            <w:gridSpan w:val="3"/>
          </w:tcPr>
          <w:p w14:paraId="55270D17" w14:textId="77777777" w:rsidR="00855B81" w:rsidRDefault="00855B81" w:rsidP="00FA044C">
            <w:pPr>
              <w:rPr>
                <w:b/>
                <w:bCs/>
                <w:lang w:eastAsia="ja-JP"/>
              </w:rPr>
            </w:pPr>
            <w:r>
              <w:rPr>
                <w:b/>
                <w:bCs/>
                <w:lang w:eastAsia="ja-JP"/>
              </w:rPr>
              <w:t>Login</w:t>
            </w:r>
          </w:p>
        </w:tc>
      </w:tr>
      <w:tr w:rsidR="00855B81" w14:paraId="1C26F955" w14:textId="77777777" w:rsidTr="00FA044C">
        <w:tc>
          <w:tcPr>
            <w:tcW w:w="2338" w:type="dxa"/>
          </w:tcPr>
          <w:p w14:paraId="3EC67E1F" w14:textId="77777777" w:rsidR="00855B81" w:rsidRDefault="00855B81" w:rsidP="00FA044C">
            <w:pPr>
              <w:jc w:val="right"/>
              <w:rPr>
                <w:b/>
                <w:bCs/>
                <w:lang w:eastAsia="ja-JP"/>
              </w:rPr>
            </w:pPr>
            <w:r w:rsidRPr="5884E289">
              <w:rPr>
                <w:b/>
                <w:bCs/>
                <w:lang w:eastAsia="ja-JP"/>
              </w:rPr>
              <w:t>Created By:</w:t>
            </w:r>
          </w:p>
        </w:tc>
        <w:tc>
          <w:tcPr>
            <w:tcW w:w="2338" w:type="dxa"/>
          </w:tcPr>
          <w:p w14:paraId="5FE13AD5" w14:textId="77777777" w:rsidR="00855B81" w:rsidRDefault="00855B81" w:rsidP="00FA044C">
            <w:pPr>
              <w:rPr>
                <w:b/>
                <w:bCs/>
                <w:lang w:eastAsia="ja-JP"/>
              </w:rPr>
            </w:pPr>
            <w:r w:rsidRPr="5884E289">
              <w:rPr>
                <w:b/>
                <w:bCs/>
                <w:lang w:eastAsia="ja-JP"/>
              </w:rPr>
              <w:t>Team Red</w:t>
            </w:r>
          </w:p>
        </w:tc>
        <w:tc>
          <w:tcPr>
            <w:tcW w:w="2337" w:type="dxa"/>
          </w:tcPr>
          <w:p w14:paraId="5E9AF9D5" w14:textId="77777777" w:rsidR="00855B81" w:rsidRDefault="00855B81" w:rsidP="00FA044C">
            <w:pPr>
              <w:rPr>
                <w:b/>
                <w:bCs/>
                <w:lang w:eastAsia="ja-JP"/>
              </w:rPr>
            </w:pPr>
            <w:r>
              <w:rPr>
                <w:b/>
                <w:bCs/>
                <w:lang w:eastAsia="ja-JP"/>
              </w:rPr>
              <w:t>Last Updated By:</w:t>
            </w:r>
          </w:p>
        </w:tc>
        <w:tc>
          <w:tcPr>
            <w:tcW w:w="2337" w:type="dxa"/>
          </w:tcPr>
          <w:p w14:paraId="7A6F5544" w14:textId="77777777" w:rsidR="00855B81" w:rsidRDefault="00855B81" w:rsidP="00FA044C">
            <w:pPr>
              <w:rPr>
                <w:b/>
                <w:bCs/>
                <w:lang w:eastAsia="ja-JP"/>
              </w:rPr>
            </w:pPr>
            <w:r>
              <w:rPr>
                <w:b/>
                <w:bCs/>
                <w:lang w:eastAsia="ja-JP"/>
              </w:rPr>
              <w:t>Jiahui Xia</w:t>
            </w:r>
          </w:p>
        </w:tc>
      </w:tr>
      <w:tr w:rsidR="00855B81" w14:paraId="75F906D7" w14:textId="77777777" w:rsidTr="00FA044C">
        <w:tc>
          <w:tcPr>
            <w:tcW w:w="2338" w:type="dxa"/>
          </w:tcPr>
          <w:p w14:paraId="1E37ED73" w14:textId="77777777" w:rsidR="00855B81" w:rsidRDefault="00855B81" w:rsidP="00FA044C">
            <w:pPr>
              <w:jc w:val="right"/>
              <w:rPr>
                <w:b/>
                <w:bCs/>
                <w:lang w:eastAsia="ja-JP"/>
              </w:rPr>
            </w:pPr>
            <w:r w:rsidRPr="5884E289">
              <w:rPr>
                <w:b/>
                <w:bCs/>
                <w:lang w:eastAsia="ja-JP"/>
              </w:rPr>
              <w:t>Date Created:</w:t>
            </w:r>
          </w:p>
        </w:tc>
        <w:tc>
          <w:tcPr>
            <w:tcW w:w="2338" w:type="dxa"/>
          </w:tcPr>
          <w:p w14:paraId="629D17C3" w14:textId="77777777" w:rsidR="00855B81" w:rsidRDefault="00855B81" w:rsidP="00FA044C">
            <w:pPr>
              <w:rPr>
                <w:b/>
                <w:bCs/>
                <w:lang w:eastAsia="ja-JP"/>
              </w:rPr>
            </w:pPr>
            <w:r>
              <w:rPr>
                <w:b/>
                <w:bCs/>
                <w:lang w:eastAsia="ja-JP"/>
              </w:rPr>
              <w:t>2022/03/01</w:t>
            </w:r>
          </w:p>
        </w:tc>
        <w:tc>
          <w:tcPr>
            <w:tcW w:w="2337" w:type="dxa"/>
          </w:tcPr>
          <w:p w14:paraId="3FA57C84" w14:textId="77777777" w:rsidR="00855B81" w:rsidRDefault="00855B81" w:rsidP="00FA044C">
            <w:pPr>
              <w:rPr>
                <w:b/>
                <w:bCs/>
                <w:lang w:eastAsia="ja-JP"/>
              </w:rPr>
            </w:pPr>
            <w:r>
              <w:rPr>
                <w:b/>
                <w:bCs/>
                <w:lang w:eastAsia="ja-JP"/>
              </w:rPr>
              <w:t>Last Revision Daye:</w:t>
            </w:r>
          </w:p>
        </w:tc>
        <w:tc>
          <w:tcPr>
            <w:tcW w:w="2337" w:type="dxa"/>
          </w:tcPr>
          <w:p w14:paraId="4AA6A447" w14:textId="77777777" w:rsidR="00855B81" w:rsidRDefault="00855B81" w:rsidP="00FA044C">
            <w:pPr>
              <w:rPr>
                <w:b/>
                <w:bCs/>
                <w:lang w:eastAsia="ja-JP"/>
              </w:rPr>
            </w:pPr>
            <w:r>
              <w:rPr>
                <w:b/>
                <w:bCs/>
                <w:lang w:eastAsia="ja-JP"/>
              </w:rPr>
              <w:t>2022/03/06</w:t>
            </w:r>
          </w:p>
        </w:tc>
      </w:tr>
      <w:tr w:rsidR="00855B81" w14:paraId="7F6FC661" w14:textId="77777777" w:rsidTr="00FA044C">
        <w:tc>
          <w:tcPr>
            <w:tcW w:w="2338" w:type="dxa"/>
          </w:tcPr>
          <w:p w14:paraId="6D885825" w14:textId="77777777" w:rsidR="00855B81" w:rsidRDefault="00855B81" w:rsidP="00FA044C">
            <w:pPr>
              <w:rPr>
                <w:b/>
                <w:bCs/>
                <w:lang w:eastAsia="ja-JP"/>
              </w:rPr>
            </w:pPr>
            <w:r w:rsidRPr="5884E289">
              <w:rPr>
                <w:b/>
                <w:bCs/>
                <w:lang w:eastAsia="ja-JP"/>
              </w:rPr>
              <w:t>Actors:</w:t>
            </w:r>
          </w:p>
        </w:tc>
        <w:tc>
          <w:tcPr>
            <w:tcW w:w="7012" w:type="dxa"/>
            <w:gridSpan w:val="3"/>
          </w:tcPr>
          <w:p w14:paraId="22AA6EF7" w14:textId="45110B5A" w:rsidR="00855B81" w:rsidRDefault="003C69D2" w:rsidP="00FA044C">
            <w:pPr>
              <w:rPr>
                <w:b/>
                <w:bCs/>
                <w:lang w:eastAsia="ja-JP"/>
              </w:rPr>
            </w:pPr>
            <w:r>
              <w:rPr>
                <w:b/>
                <w:bCs/>
                <w:lang w:eastAsia="ja-JP"/>
              </w:rPr>
              <w:t>Client (</w:t>
            </w:r>
            <w:proofErr w:type="gramStart"/>
            <w:r w:rsidR="006E5117">
              <w:rPr>
                <w:b/>
                <w:bCs/>
                <w:lang w:eastAsia="ja-JP"/>
              </w:rPr>
              <w:t xml:space="preserve">Primary) </w:t>
            </w:r>
            <w:r w:rsidR="00855B81">
              <w:rPr>
                <w:b/>
                <w:bCs/>
                <w:lang w:eastAsia="ja-JP"/>
              </w:rPr>
              <w:t xml:space="preserve"> /</w:t>
            </w:r>
            <w:proofErr w:type="gramEnd"/>
            <w:r w:rsidR="00855B81">
              <w:rPr>
                <w:b/>
                <w:bCs/>
                <w:lang w:eastAsia="ja-JP"/>
              </w:rPr>
              <w:t xml:space="preserve"> Admin</w:t>
            </w:r>
            <w:r w:rsidR="006E5117">
              <w:rPr>
                <w:b/>
                <w:bCs/>
                <w:lang w:eastAsia="ja-JP"/>
              </w:rPr>
              <w:t>(Primary)</w:t>
            </w:r>
          </w:p>
        </w:tc>
      </w:tr>
      <w:tr w:rsidR="00855B81" w14:paraId="258B0995" w14:textId="77777777" w:rsidTr="00FA044C">
        <w:tc>
          <w:tcPr>
            <w:tcW w:w="2338" w:type="dxa"/>
          </w:tcPr>
          <w:p w14:paraId="7E1A7078" w14:textId="77777777" w:rsidR="00855B81" w:rsidRDefault="00855B81" w:rsidP="00FA044C">
            <w:pPr>
              <w:rPr>
                <w:b/>
                <w:bCs/>
                <w:lang w:eastAsia="ja-JP"/>
              </w:rPr>
            </w:pPr>
            <w:r w:rsidRPr="5884E289">
              <w:rPr>
                <w:b/>
                <w:bCs/>
                <w:lang w:eastAsia="ja-JP"/>
              </w:rPr>
              <w:t>Description:</w:t>
            </w:r>
          </w:p>
        </w:tc>
        <w:tc>
          <w:tcPr>
            <w:tcW w:w="7012" w:type="dxa"/>
            <w:gridSpan w:val="3"/>
          </w:tcPr>
          <w:p w14:paraId="5759A7E6" w14:textId="77777777" w:rsidR="00855B81" w:rsidRDefault="00855B81" w:rsidP="00FA044C">
            <w:pPr>
              <w:rPr>
                <w:b/>
                <w:bCs/>
                <w:lang w:eastAsia="ja-JP"/>
              </w:rPr>
            </w:pPr>
            <w:r>
              <w:rPr>
                <w:b/>
                <w:bCs/>
                <w:lang w:eastAsia="ja-JP"/>
              </w:rPr>
              <w:t>Client/ Admin enter username and password to login his/her account</w:t>
            </w:r>
          </w:p>
        </w:tc>
      </w:tr>
      <w:tr w:rsidR="00855B81" w14:paraId="2EC93543" w14:textId="77777777" w:rsidTr="00FA044C">
        <w:tc>
          <w:tcPr>
            <w:tcW w:w="2338" w:type="dxa"/>
          </w:tcPr>
          <w:p w14:paraId="61FB699A" w14:textId="77777777" w:rsidR="00855B81" w:rsidRDefault="00855B81" w:rsidP="00FA044C">
            <w:pPr>
              <w:rPr>
                <w:b/>
                <w:bCs/>
                <w:lang w:eastAsia="ja-JP"/>
              </w:rPr>
            </w:pPr>
            <w:r w:rsidRPr="5884E289">
              <w:rPr>
                <w:b/>
                <w:bCs/>
                <w:lang w:eastAsia="ja-JP"/>
              </w:rPr>
              <w:t>Trigger:</w:t>
            </w:r>
          </w:p>
        </w:tc>
        <w:tc>
          <w:tcPr>
            <w:tcW w:w="7012" w:type="dxa"/>
            <w:gridSpan w:val="3"/>
          </w:tcPr>
          <w:p w14:paraId="050F15EF" w14:textId="77777777" w:rsidR="00855B81" w:rsidRDefault="00855B81" w:rsidP="00FA044C">
            <w:pPr>
              <w:rPr>
                <w:b/>
                <w:bCs/>
                <w:lang w:eastAsia="ja-JP"/>
              </w:rPr>
            </w:pPr>
            <w:r>
              <w:rPr>
                <w:b/>
                <w:bCs/>
                <w:lang w:eastAsia="ja-JP"/>
              </w:rPr>
              <w:t>Client/Admin open the Web Application</w:t>
            </w:r>
          </w:p>
        </w:tc>
      </w:tr>
      <w:tr w:rsidR="00855B81" w14:paraId="7E34D971" w14:textId="77777777" w:rsidTr="00FA044C">
        <w:tc>
          <w:tcPr>
            <w:tcW w:w="2338" w:type="dxa"/>
          </w:tcPr>
          <w:p w14:paraId="780D1118" w14:textId="77777777" w:rsidR="00855B81" w:rsidRDefault="00855B81" w:rsidP="00FA044C">
            <w:pPr>
              <w:rPr>
                <w:b/>
                <w:bCs/>
                <w:lang w:eastAsia="ja-JP"/>
              </w:rPr>
            </w:pPr>
            <w:r w:rsidRPr="5884E289">
              <w:rPr>
                <w:b/>
                <w:bCs/>
                <w:lang w:eastAsia="ja-JP"/>
              </w:rPr>
              <w:t>Preconditions:</w:t>
            </w:r>
          </w:p>
        </w:tc>
        <w:tc>
          <w:tcPr>
            <w:tcW w:w="7012" w:type="dxa"/>
            <w:gridSpan w:val="3"/>
          </w:tcPr>
          <w:p w14:paraId="2855CA0B" w14:textId="77777777" w:rsidR="00855B81" w:rsidRDefault="00855B81" w:rsidP="00FA044C">
            <w:pPr>
              <w:rPr>
                <w:b/>
                <w:bCs/>
                <w:lang w:eastAsia="ja-JP"/>
              </w:rPr>
            </w:pPr>
            <w:r>
              <w:rPr>
                <w:b/>
                <w:bCs/>
                <w:lang w:eastAsia="ja-JP"/>
              </w:rPr>
              <w:t>Client/Admin already has an account</w:t>
            </w:r>
          </w:p>
        </w:tc>
      </w:tr>
      <w:tr w:rsidR="00855B81" w14:paraId="57A97DCF" w14:textId="77777777" w:rsidTr="00FA044C">
        <w:tc>
          <w:tcPr>
            <w:tcW w:w="2338" w:type="dxa"/>
          </w:tcPr>
          <w:p w14:paraId="4C86AEE6" w14:textId="77777777" w:rsidR="00855B81" w:rsidRDefault="00855B81" w:rsidP="00FA044C">
            <w:pPr>
              <w:rPr>
                <w:b/>
                <w:bCs/>
                <w:lang w:eastAsia="ja-JP"/>
              </w:rPr>
            </w:pPr>
            <w:r w:rsidRPr="5884E289">
              <w:rPr>
                <w:b/>
                <w:bCs/>
                <w:lang w:eastAsia="ja-JP"/>
              </w:rPr>
              <w:t>Postconditions:</w:t>
            </w:r>
          </w:p>
        </w:tc>
        <w:tc>
          <w:tcPr>
            <w:tcW w:w="7012" w:type="dxa"/>
            <w:gridSpan w:val="3"/>
          </w:tcPr>
          <w:p w14:paraId="65F0884A" w14:textId="77777777" w:rsidR="00855B81" w:rsidRDefault="00855B81" w:rsidP="00FA044C">
            <w:pPr>
              <w:rPr>
                <w:b/>
                <w:bCs/>
                <w:lang w:eastAsia="ja-JP"/>
              </w:rPr>
            </w:pPr>
            <w:r>
              <w:rPr>
                <w:b/>
                <w:bCs/>
                <w:lang w:eastAsia="ja-JP"/>
              </w:rPr>
              <w:t>Client/Admin will go to the main page of the Application</w:t>
            </w:r>
          </w:p>
        </w:tc>
      </w:tr>
      <w:tr w:rsidR="00855B81" w14:paraId="26C452F7" w14:textId="77777777" w:rsidTr="00FA044C">
        <w:tc>
          <w:tcPr>
            <w:tcW w:w="2338" w:type="dxa"/>
          </w:tcPr>
          <w:p w14:paraId="1C4C62DD" w14:textId="77777777" w:rsidR="00855B81" w:rsidRDefault="00855B81" w:rsidP="00FA044C">
            <w:pPr>
              <w:rPr>
                <w:b/>
                <w:bCs/>
                <w:lang w:eastAsia="ja-JP"/>
              </w:rPr>
            </w:pPr>
            <w:r w:rsidRPr="5884E289">
              <w:rPr>
                <w:b/>
                <w:bCs/>
                <w:lang w:eastAsia="ja-JP"/>
              </w:rPr>
              <w:t>Normal Flow:</w:t>
            </w:r>
          </w:p>
        </w:tc>
        <w:tc>
          <w:tcPr>
            <w:tcW w:w="7012" w:type="dxa"/>
            <w:gridSpan w:val="3"/>
          </w:tcPr>
          <w:p w14:paraId="39798B02" w14:textId="77777777" w:rsidR="00855B81" w:rsidRDefault="00855B81" w:rsidP="00FA044C">
            <w:pPr>
              <w:rPr>
                <w:b/>
                <w:bCs/>
                <w:lang w:eastAsia="ja-JP"/>
              </w:rPr>
            </w:pPr>
            <w:r>
              <w:rPr>
                <w:b/>
                <w:bCs/>
                <w:lang w:eastAsia="ja-JP"/>
              </w:rPr>
              <w:t>1. User choose she/he is a client or admin</w:t>
            </w:r>
          </w:p>
          <w:p w14:paraId="06D69396" w14:textId="77777777" w:rsidR="00855B81" w:rsidRDefault="00855B81" w:rsidP="00FA044C">
            <w:pPr>
              <w:rPr>
                <w:b/>
                <w:bCs/>
                <w:lang w:eastAsia="ja-JP"/>
              </w:rPr>
            </w:pPr>
            <w:r>
              <w:rPr>
                <w:b/>
                <w:bCs/>
                <w:lang w:eastAsia="ja-JP"/>
              </w:rPr>
              <w:t>2. Enter username and password</w:t>
            </w:r>
          </w:p>
          <w:p w14:paraId="70E89C62" w14:textId="77777777" w:rsidR="00855B81" w:rsidRDefault="00855B81" w:rsidP="00FA044C">
            <w:pPr>
              <w:rPr>
                <w:b/>
                <w:bCs/>
                <w:lang w:eastAsia="ja-JP"/>
              </w:rPr>
            </w:pPr>
            <w:r>
              <w:rPr>
                <w:b/>
                <w:bCs/>
                <w:lang w:eastAsia="ja-JP"/>
              </w:rPr>
              <w:t>2. Go to main page</w:t>
            </w:r>
          </w:p>
        </w:tc>
      </w:tr>
      <w:tr w:rsidR="00855B81" w14:paraId="6D7C2E9C" w14:textId="77777777" w:rsidTr="00FA044C">
        <w:tc>
          <w:tcPr>
            <w:tcW w:w="2338" w:type="dxa"/>
          </w:tcPr>
          <w:p w14:paraId="54AF8ED8" w14:textId="77777777" w:rsidR="00855B81" w:rsidRDefault="00855B81" w:rsidP="00FA044C">
            <w:pPr>
              <w:rPr>
                <w:b/>
                <w:bCs/>
                <w:lang w:eastAsia="ja-JP"/>
              </w:rPr>
            </w:pPr>
            <w:r w:rsidRPr="5884E289">
              <w:rPr>
                <w:b/>
                <w:bCs/>
                <w:lang w:eastAsia="ja-JP"/>
              </w:rPr>
              <w:t>Alternative Flow:</w:t>
            </w:r>
          </w:p>
        </w:tc>
        <w:tc>
          <w:tcPr>
            <w:tcW w:w="7012" w:type="dxa"/>
            <w:gridSpan w:val="3"/>
          </w:tcPr>
          <w:p w14:paraId="6E07C863" w14:textId="77777777" w:rsidR="00855B81" w:rsidRDefault="00855B81" w:rsidP="00FA044C">
            <w:pPr>
              <w:rPr>
                <w:b/>
                <w:bCs/>
                <w:lang w:eastAsia="ja-JP"/>
              </w:rPr>
            </w:pPr>
            <w:r>
              <w:rPr>
                <w:b/>
                <w:bCs/>
                <w:lang w:eastAsia="ja-JP"/>
              </w:rPr>
              <w:t>2a. Verify the username and password</w:t>
            </w:r>
          </w:p>
          <w:p w14:paraId="3B9F6897" w14:textId="77777777" w:rsidR="00855B81" w:rsidRDefault="00855B81" w:rsidP="00FA044C">
            <w:pPr>
              <w:rPr>
                <w:b/>
                <w:bCs/>
                <w:lang w:eastAsia="ja-JP"/>
              </w:rPr>
            </w:pPr>
            <w:r>
              <w:rPr>
                <w:b/>
                <w:bCs/>
                <w:lang w:eastAsia="ja-JP"/>
              </w:rPr>
              <w:t>If user is a client and the username is not existed, register an account</w:t>
            </w:r>
          </w:p>
        </w:tc>
      </w:tr>
      <w:tr w:rsidR="00855B81" w14:paraId="4D07BCE8" w14:textId="77777777" w:rsidTr="00FA044C">
        <w:tc>
          <w:tcPr>
            <w:tcW w:w="2338" w:type="dxa"/>
          </w:tcPr>
          <w:p w14:paraId="50151AFF" w14:textId="77777777" w:rsidR="00855B81" w:rsidRDefault="00855B81" w:rsidP="00FA044C">
            <w:pPr>
              <w:rPr>
                <w:b/>
                <w:bCs/>
                <w:lang w:eastAsia="ja-JP"/>
              </w:rPr>
            </w:pPr>
            <w:r w:rsidRPr="5884E289">
              <w:rPr>
                <w:b/>
                <w:bCs/>
                <w:lang w:eastAsia="ja-JP"/>
              </w:rPr>
              <w:t>Exceptions:</w:t>
            </w:r>
          </w:p>
        </w:tc>
        <w:tc>
          <w:tcPr>
            <w:tcW w:w="7012" w:type="dxa"/>
            <w:gridSpan w:val="3"/>
          </w:tcPr>
          <w:p w14:paraId="54B97A15" w14:textId="77777777" w:rsidR="00855B81" w:rsidRDefault="00855B81" w:rsidP="00FA044C">
            <w:pPr>
              <w:rPr>
                <w:b/>
                <w:bCs/>
                <w:lang w:eastAsia="ja-JP"/>
              </w:rPr>
            </w:pPr>
            <w:r>
              <w:rPr>
                <w:b/>
                <w:bCs/>
                <w:lang w:eastAsia="ja-JP"/>
              </w:rPr>
              <w:t>2b. In step 2 of the normal flow, if username existed, but username and password is not matched</w:t>
            </w:r>
          </w:p>
          <w:p w14:paraId="6A8D6279" w14:textId="77777777" w:rsidR="00855B81" w:rsidRDefault="00855B81" w:rsidP="00FA044C">
            <w:pPr>
              <w:rPr>
                <w:b/>
                <w:bCs/>
                <w:lang w:eastAsia="ja-JP"/>
              </w:rPr>
            </w:pPr>
            <w:r>
              <w:rPr>
                <w:b/>
                <w:bCs/>
                <w:lang w:eastAsia="ja-JP"/>
              </w:rPr>
              <w:t xml:space="preserve">-&gt;loop step 1-2 until username and password is matched </w:t>
            </w:r>
          </w:p>
        </w:tc>
      </w:tr>
      <w:tr w:rsidR="00855B81" w14:paraId="051A126F" w14:textId="77777777" w:rsidTr="00FA044C">
        <w:tc>
          <w:tcPr>
            <w:tcW w:w="2338" w:type="dxa"/>
          </w:tcPr>
          <w:p w14:paraId="3CE70146" w14:textId="77777777" w:rsidR="00855B81" w:rsidRDefault="00855B81" w:rsidP="00FA044C">
            <w:pPr>
              <w:rPr>
                <w:b/>
                <w:bCs/>
                <w:lang w:eastAsia="ja-JP"/>
              </w:rPr>
            </w:pPr>
            <w:r w:rsidRPr="5884E289">
              <w:rPr>
                <w:b/>
                <w:bCs/>
                <w:lang w:eastAsia="ja-JP"/>
              </w:rPr>
              <w:t>Includes:</w:t>
            </w:r>
          </w:p>
        </w:tc>
        <w:tc>
          <w:tcPr>
            <w:tcW w:w="7012" w:type="dxa"/>
            <w:gridSpan w:val="3"/>
          </w:tcPr>
          <w:p w14:paraId="0528B0FA" w14:textId="77777777" w:rsidR="00855B81" w:rsidRDefault="00855B81" w:rsidP="00FA044C">
            <w:pPr>
              <w:rPr>
                <w:b/>
                <w:bCs/>
                <w:lang w:eastAsia="ja-JP"/>
              </w:rPr>
            </w:pPr>
            <w:r w:rsidRPr="5884E289">
              <w:rPr>
                <w:b/>
                <w:bCs/>
                <w:lang w:eastAsia="ja-JP"/>
              </w:rPr>
              <w:t>UC-</w:t>
            </w:r>
            <w:r>
              <w:rPr>
                <w:b/>
                <w:bCs/>
                <w:lang w:eastAsia="ja-JP"/>
              </w:rPr>
              <w:t>Register</w:t>
            </w:r>
          </w:p>
        </w:tc>
      </w:tr>
      <w:tr w:rsidR="00855B81" w14:paraId="369239CC" w14:textId="77777777" w:rsidTr="00FA044C">
        <w:tc>
          <w:tcPr>
            <w:tcW w:w="2338" w:type="dxa"/>
          </w:tcPr>
          <w:p w14:paraId="5441D4DC" w14:textId="77777777" w:rsidR="00855B81" w:rsidRDefault="00855B81" w:rsidP="00FA044C">
            <w:pPr>
              <w:rPr>
                <w:b/>
                <w:bCs/>
                <w:lang w:eastAsia="ja-JP"/>
              </w:rPr>
            </w:pPr>
            <w:r w:rsidRPr="5884E289">
              <w:rPr>
                <w:b/>
                <w:bCs/>
                <w:lang w:eastAsia="ja-JP"/>
              </w:rPr>
              <w:t>Frequency of Use:</w:t>
            </w:r>
          </w:p>
        </w:tc>
        <w:tc>
          <w:tcPr>
            <w:tcW w:w="7012" w:type="dxa"/>
            <w:gridSpan w:val="3"/>
          </w:tcPr>
          <w:p w14:paraId="7C8FE006" w14:textId="77777777" w:rsidR="00855B81" w:rsidRDefault="00855B81" w:rsidP="00FA044C">
            <w:pPr>
              <w:rPr>
                <w:b/>
                <w:bCs/>
                <w:lang w:eastAsia="ja-JP"/>
              </w:rPr>
            </w:pPr>
            <w:r>
              <w:rPr>
                <w:b/>
                <w:bCs/>
                <w:lang w:eastAsia="ja-JP"/>
              </w:rPr>
              <w:t>On demand</w:t>
            </w:r>
          </w:p>
        </w:tc>
      </w:tr>
      <w:tr w:rsidR="00855B81" w14:paraId="0CFCF358" w14:textId="77777777" w:rsidTr="00FA044C">
        <w:tc>
          <w:tcPr>
            <w:tcW w:w="2338" w:type="dxa"/>
          </w:tcPr>
          <w:p w14:paraId="22C00514" w14:textId="77777777" w:rsidR="00855B81" w:rsidRDefault="00855B81" w:rsidP="00FA044C">
            <w:pPr>
              <w:rPr>
                <w:b/>
                <w:bCs/>
                <w:lang w:eastAsia="ja-JP"/>
              </w:rPr>
            </w:pPr>
            <w:r w:rsidRPr="5884E289">
              <w:rPr>
                <w:b/>
                <w:bCs/>
                <w:lang w:eastAsia="ja-JP"/>
              </w:rPr>
              <w:t>Special Requirements:</w:t>
            </w:r>
          </w:p>
        </w:tc>
        <w:tc>
          <w:tcPr>
            <w:tcW w:w="7012" w:type="dxa"/>
            <w:gridSpan w:val="3"/>
          </w:tcPr>
          <w:p w14:paraId="3B8F8C0F" w14:textId="77777777" w:rsidR="00855B81" w:rsidRDefault="00855B81" w:rsidP="00FA044C">
            <w:pPr>
              <w:rPr>
                <w:b/>
                <w:bCs/>
                <w:lang w:eastAsia="ja-JP"/>
              </w:rPr>
            </w:pPr>
            <w:r>
              <w:rPr>
                <w:b/>
                <w:bCs/>
                <w:lang w:eastAsia="ja-JP"/>
              </w:rPr>
              <w:t>Not applicable</w:t>
            </w:r>
          </w:p>
        </w:tc>
      </w:tr>
      <w:tr w:rsidR="00855B81" w14:paraId="04FDB0C7" w14:textId="77777777" w:rsidTr="00FA044C">
        <w:tc>
          <w:tcPr>
            <w:tcW w:w="2338" w:type="dxa"/>
          </w:tcPr>
          <w:p w14:paraId="5F102CEA" w14:textId="77777777" w:rsidR="00855B81" w:rsidRDefault="00855B81" w:rsidP="00FA044C">
            <w:pPr>
              <w:rPr>
                <w:b/>
                <w:bCs/>
                <w:lang w:eastAsia="ja-JP"/>
              </w:rPr>
            </w:pPr>
            <w:r w:rsidRPr="5884E289">
              <w:rPr>
                <w:b/>
                <w:bCs/>
                <w:lang w:eastAsia="ja-JP"/>
              </w:rPr>
              <w:t>Assumptions:</w:t>
            </w:r>
          </w:p>
        </w:tc>
        <w:tc>
          <w:tcPr>
            <w:tcW w:w="7012" w:type="dxa"/>
            <w:gridSpan w:val="3"/>
          </w:tcPr>
          <w:p w14:paraId="0A9804D2" w14:textId="77777777" w:rsidR="00855B81" w:rsidRDefault="00855B81" w:rsidP="00FA044C">
            <w:pPr>
              <w:rPr>
                <w:b/>
                <w:bCs/>
                <w:lang w:eastAsia="ja-JP"/>
              </w:rPr>
            </w:pPr>
            <w:r>
              <w:rPr>
                <w:b/>
                <w:bCs/>
                <w:lang w:eastAsia="ja-JP"/>
              </w:rPr>
              <w:t>User did not forget his username and password</w:t>
            </w:r>
          </w:p>
        </w:tc>
      </w:tr>
      <w:tr w:rsidR="00855B81" w14:paraId="5F299874" w14:textId="77777777" w:rsidTr="00FA044C">
        <w:tc>
          <w:tcPr>
            <w:tcW w:w="2338" w:type="dxa"/>
          </w:tcPr>
          <w:p w14:paraId="13737685" w14:textId="77777777" w:rsidR="00855B81" w:rsidRDefault="00855B81" w:rsidP="00FA044C">
            <w:pPr>
              <w:rPr>
                <w:b/>
                <w:bCs/>
                <w:lang w:eastAsia="ja-JP"/>
              </w:rPr>
            </w:pPr>
            <w:r w:rsidRPr="5884E289">
              <w:rPr>
                <w:b/>
                <w:bCs/>
                <w:lang w:eastAsia="ja-JP"/>
              </w:rPr>
              <w:t>Notes and Issues:</w:t>
            </w:r>
          </w:p>
        </w:tc>
        <w:tc>
          <w:tcPr>
            <w:tcW w:w="7012" w:type="dxa"/>
            <w:gridSpan w:val="3"/>
          </w:tcPr>
          <w:p w14:paraId="4F9696F2" w14:textId="77777777" w:rsidR="00855B81" w:rsidRDefault="00855B81" w:rsidP="00FA044C">
            <w:pPr>
              <w:rPr>
                <w:b/>
                <w:bCs/>
                <w:lang w:eastAsia="ja-JP"/>
              </w:rPr>
            </w:pPr>
            <w:r>
              <w:rPr>
                <w:b/>
                <w:bCs/>
                <w:lang w:eastAsia="ja-JP"/>
              </w:rPr>
              <w:t>No</w:t>
            </w:r>
          </w:p>
        </w:tc>
      </w:tr>
      <w:tr w:rsidR="00855B81" w14:paraId="0353E472" w14:textId="77777777" w:rsidTr="00FA044C">
        <w:tc>
          <w:tcPr>
            <w:tcW w:w="2338" w:type="dxa"/>
          </w:tcPr>
          <w:p w14:paraId="32EAFA8E" w14:textId="77777777" w:rsidR="00855B81" w:rsidRDefault="00855B81" w:rsidP="00FA044C">
            <w:pPr>
              <w:jc w:val="right"/>
              <w:rPr>
                <w:b/>
                <w:bCs/>
                <w:lang w:eastAsia="ja-JP"/>
              </w:rPr>
            </w:pPr>
            <w:r w:rsidRPr="5884E289">
              <w:rPr>
                <w:b/>
                <w:bCs/>
                <w:lang w:eastAsia="ja-JP"/>
              </w:rPr>
              <w:lastRenderedPageBreak/>
              <w:t>Use Case ID:</w:t>
            </w:r>
          </w:p>
        </w:tc>
        <w:tc>
          <w:tcPr>
            <w:tcW w:w="7012" w:type="dxa"/>
            <w:gridSpan w:val="3"/>
          </w:tcPr>
          <w:p w14:paraId="7B9AF91E" w14:textId="77777777" w:rsidR="00855B81" w:rsidRDefault="00855B81" w:rsidP="00FA044C">
            <w:pPr>
              <w:rPr>
                <w:b/>
                <w:bCs/>
                <w:lang w:eastAsia="ja-JP"/>
              </w:rPr>
            </w:pPr>
            <w:r w:rsidRPr="5884E289">
              <w:rPr>
                <w:b/>
                <w:bCs/>
                <w:lang w:eastAsia="ja-JP"/>
              </w:rPr>
              <w:t>UC-</w:t>
            </w:r>
            <w:r>
              <w:rPr>
                <w:b/>
                <w:bCs/>
                <w:lang w:eastAsia="ja-JP"/>
              </w:rPr>
              <w:t>Register</w:t>
            </w:r>
          </w:p>
        </w:tc>
      </w:tr>
      <w:tr w:rsidR="00855B81" w14:paraId="1232C084" w14:textId="77777777" w:rsidTr="00FA044C">
        <w:tc>
          <w:tcPr>
            <w:tcW w:w="2338" w:type="dxa"/>
          </w:tcPr>
          <w:p w14:paraId="446F964C" w14:textId="77777777" w:rsidR="00855B81" w:rsidRDefault="00855B81" w:rsidP="00FA044C">
            <w:pPr>
              <w:jc w:val="right"/>
              <w:rPr>
                <w:b/>
                <w:bCs/>
                <w:lang w:eastAsia="ja-JP"/>
              </w:rPr>
            </w:pPr>
            <w:r w:rsidRPr="5884E289">
              <w:rPr>
                <w:b/>
                <w:bCs/>
                <w:lang w:eastAsia="ja-JP"/>
              </w:rPr>
              <w:t>Use Case Name:</w:t>
            </w:r>
          </w:p>
        </w:tc>
        <w:tc>
          <w:tcPr>
            <w:tcW w:w="7012" w:type="dxa"/>
            <w:gridSpan w:val="3"/>
          </w:tcPr>
          <w:p w14:paraId="07E5B3E3" w14:textId="77777777" w:rsidR="00855B81" w:rsidRDefault="00855B81" w:rsidP="00FA044C">
            <w:pPr>
              <w:rPr>
                <w:b/>
                <w:bCs/>
                <w:lang w:eastAsia="ja-JP"/>
              </w:rPr>
            </w:pPr>
            <w:r>
              <w:rPr>
                <w:b/>
                <w:bCs/>
                <w:lang w:eastAsia="ja-JP"/>
              </w:rPr>
              <w:t>Register</w:t>
            </w:r>
          </w:p>
        </w:tc>
      </w:tr>
      <w:tr w:rsidR="00855B81" w14:paraId="63C13327" w14:textId="77777777" w:rsidTr="00FA044C">
        <w:tc>
          <w:tcPr>
            <w:tcW w:w="2338" w:type="dxa"/>
          </w:tcPr>
          <w:p w14:paraId="40105282" w14:textId="77777777" w:rsidR="00855B81" w:rsidRDefault="00855B81" w:rsidP="00FA044C">
            <w:pPr>
              <w:jc w:val="right"/>
              <w:rPr>
                <w:b/>
                <w:bCs/>
                <w:lang w:eastAsia="ja-JP"/>
              </w:rPr>
            </w:pPr>
            <w:r w:rsidRPr="5884E289">
              <w:rPr>
                <w:b/>
                <w:bCs/>
                <w:lang w:eastAsia="ja-JP"/>
              </w:rPr>
              <w:t>Created By:</w:t>
            </w:r>
          </w:p>
        </w:tc>
        <w:tc>
          <w:tcPr>
            <w:tcW w:w="2338" w:type="dxa"/>
          </w:tcPr>
          <w:p w14:paraId="4D3A14CD" w14:textId="77777777" w:rsidR="00855B81" w:rsidRDefault="00855B81" w:rsidP="00FA044C">
            <w:pPr>
              <w:rPr>
                <w:b/>
                <w:bCs/>
                <w:lang w:eastAsia="ja-JP"/>
              </w:rPr>
            </w:pPr>
            <w:r w:rsidRPr="5884E289">
              <w:rPr>
                <w:b/>
                <w:bCs/>
                <w:lang w:eastAsia="ja-JP"/>
              </w:rPr>
              <w:t>Team Red</w:t>
            </w:r>
          </w:p>
        </w:tc>
        <w:tc>
          <w:tcPr>
            <w:tcW w:w="2337" w:type="dxa"/>
          </w:tcPr>
          <w:p w14:paraId="483CD291" w14:textId="77777777" w:rsidR="00855B81" w:rsidRDefault="00855B81" w:rsidP="00FA044C">
            <w:pPr>
              <w:rPr>
                <w:b/>
                <w:bCs/>
                <w:lang w:eastAsia="ja-JP"/>
              </w:rPr>
            </w:pPr>
            <w:r>
              <w:rPr>
                <w:b/>
                <w:bCs/>
                <w:lang w:eastAsia="ja-JP"/>
              </w:rPr>
              <w:t>Last Updated By:</w:t>
            </w:r>
          </w:p>
        </w:tc>
        <w:tc>
          <w:tcPr>
            <w:tcW w:w="2337" w:type="dxa"/>
          </w:tcPr>
          <w:p w14:paraId="6066D333" w14:textId="77777777" w:rsidR="00855B81" w:rsidRDefault="00855B81" w:rsidP="00FA044C">
            <w:pPr>
              <w:rPr>
                <w:b/>
                <w:bCs/>
                <w:lang w:eastAsia="ja-JP"/>
              </w:rPr>
            </w:pPr>
            <w:r>
              <w:rPr>
                <w:b/>
                <w:bCs/>
                <w:lang w:eastAsia="ja-JP"/>
              </w:rPr>
              <w:t>Jiahui Xia</w:t>
            </w:r>
          </w:p>
        </w:tc>
      </w:tr>
      <w:tr w:rsidR="00855B81" w14:paraId="5C00ABD0" w14:textId="77777777" w:rsidTr="00FA044C">
        <w:tc>
          <w:tcPr>
            <w:tcW w:w="2338" w:type="dxa"/>
          </w:tcPr>
          <w:p w14:paraId="05D44107" w14:textId="77777777" w:rsidR="00855B81" w:rsidRDefault="00855B81" w:rsidP="00FA044C">
            <w:pPr>
              <w:jc w:val="right"/>
              <w:rPr>
                <w:b/>
                <w:bCs/>
                <w:lang w:eastAsia="ja-JP"/>
              </w:rPr>
            </w:pPr>
            <w:r w:rsidRPr="5884E289">
              <w:rPr>
                <w:b/>
                <w:bCs/>
                <w:lang w:eastAsia="ja-JP"/>
              </w:rPr>
              <w:t>Date Created:</w:t>
            </w:r>
          </w:p>
        </w:tc>
        <w:tc>
          <w:tcPr>
            <w:tcW w:w="2338" w:type="dxa"/>
          </w:tcPr>
          <w:p w14:paraId="3ACF6590" w14:textId="77777777" w:rsidR="00855B81" w:rsidRDefault="00855B81" w:rsidP="00FA044C">
            <w:pPr>
              <w:rPr>
                <w:b/>
                <w:bCs/>
                <w:lang w:eastAsia="ja-JP"/>
              </w:rPr>
            </w:pPr>
            <w:r>
              <w:rPr>
                <w:b/>
                <w:bCs/>
                <w:lang w:eastAsia="ja-JP"/>
              </w:rPr>
              <w:t>2022/03/01</w:t>
            </w:r>
          </w:p>
        </w:tc>
        <w:tc>
          <w:tcPr>
            <w:tcW w:w="2337" w:type="dxa"/>
          </w:tcPr>
          <w:p w14:paraId="41780BBF" w14:textId="77777777" w:rsidR="00855B81" w:rsidRDefault="00855B81" w:rsidP="00FA044C">
            <w:pPr>
              <w:rPr>
                <w:b/>
                <w:bCs/>
                <w:lang w:eastAsia="ja-JP"/>
              </w:rPr>
            </w:pPr>
            <w:r>
              <w:rPr>
                <w:b/>
                <w:bCs/>
                <w:lang w:eastAsia="ja-JP"/>
              </w:rPr>
              <w:t>Last Revision Daye:</w:t>
            </w:r>
          </w:p>
        </w:tc>
        <w:tc>
          <w:tcPr>
            <w:tcW w:w="2337" w:type="dxa"/>
          </w:tcPr>
          <w:p w14:paraId="35676E56" w14:textId="77777777" w:rsidR="00855B81" w:rsidRDefault="00855B81" w:rsidP="00FA044C">
            <w:pPr>
              <w:rPr>
                <w:b/>
                <w:bCs/>
                <w:lang w:eastAsia="ja-JP"/>
              </w:rPr>
            </w:pPr>
            <w:r>
              <w:rPr>
                <w:b/>
                <w:bCs/>
                <w:lang w:eastAsia="ja-JP"/>
              </w:rPr>
              <w:t>2022/03/06</w:t>
            </w:r>
          </w:p>
        </w:tc>
      </w:tr>
      <w:tr w:rsidR="00855B81" w14:paraId="047DBF59" w14:textId="77777777" w:rsidTr="00FA044C">
        <w:tc>
          <w:tcPr>
            <w:tcW w:w="2338" w:type="dxa"/>
          </w:tcPr>
          <w:p w14:paraId="20CC2AD9" w14:textId="77777777" w:rsidR="00855B81" w:rsidRDefault="00855B81" w:rsidP="00FA044C">
            <w:pPr>
              <w:rPr>
                <w:b/>
                <w:bCs/>
                <w:lang w:eastAsia="ja-JP"/>
              </w:rPr>
            </w:pPr>
            <w:r w:rsidRPr="5884E289">
              <w:rPr>
                <w:b/>
                <w:bCs/>
                <w:lang w:eastAsia="ja-JP"/>
              </w:rPr>
              <w:t>Actors:</w:t>
            </w:r>
          </w:p>
        </w:tc>
        <w:tc>
          <w:tcPr>
            <w:tcW w:w="7012" w:type="dxa"/>
            <w:gridSpan w:val="3"/>
          </w:tcPr>
          <w:p w14:paraId="539489F8" w14:textId="7A0E39D1" w:rsidR="00855B81" w:rsidRDefault="003C69D2" w:rsidP="00FA044C">
            <w:pPr>
              <w:rPr>
                <w:b/>
                <w:bCs/>
                <w:lang w:eastAsia="ja-JP"/>
              </w:rPr>
            </w:pPr>
            <w:r>
              <w:rPr>
                <w:b/>
                <w:bCs/>
                <w:lang w:eastAsia="ja-JP"/>
              </w:rPr>
              <w:t>Client (</w:t>
            </w:r>
            <w:r w:rsidR="006E5117">
              <w:rPr>
                <w:b/>
                <w:bCs/>
                <w:lang w:eastAsia="ja-JP"/>
              </w:rPr>
              <w:t>Primary)</w:t>
            </w:r>
          </w:p>
        </w:tc>
      </w:tr>
      <w:tr w:rsidR="00855B81" w14:paraId="5C71C650" w14:textId="77777777" w:rsidTr="00FA044C">
        <w:tc>
          <w:tcPr>
            <w:tcW w:w="2338" w:type="dxa"/>
          </w:tcPr>
          <w:p w14:paraId="67225B0C" w14:textId="77777777" w:rsidR="00855B81" w:rsidRDefault="00855B81" w:rsidP="00FA044C">
            <w:pPr>
              <w:rPr>
                <w:b/>
                <w:bCs/>
                <w:lang w:eastAsia="ja-JP"/>
              </w:rPr>
            </w:pPr>
            <w:r w:rsidRPr="5884E289">
              <w:rPr>
                <w:b/>
                <w:bCs/>
                <w:lang w:eastAsia="ja-JP"/>
              </w:rPr>
              <w:t>Description:</w:t>
            </w:r>
          </w:p>
        </w:tc>
        <w:tc>
          <w:tcPr>
            <w:tcW w:w="7012" w:type="dxa"/>
            <w:gridSpan w:val="3"/>
          </w:tcPr>
          <w:p w14:paraId="2C0BD186" w14:textId="77777777" w:rsidR="00855B81" w:rsidRDefault="00855B81" w:rsidP="00FA044C">
            <w:pPr>
              <w:rPr>
                <w:b/>
                <w:bCs/>
                <w:lang w:eastAsia="ja-JP"/>
              </w:rPr>
            </w:pPr>
            <w:r>
              <w:rPr>
                <w:b/>
                <w:bCs/>
                <w:lang w:eastAsia="ja-JP"/>
              </w:rPr>
              <w:t>Client creates an account</w:t>
            </w:r>
          </w:p>
        </w:tc>
      </w:tr>
      <w:tr w:rsidR="00855B81" w14:paraId="1D28C3D1" w14:textId="77777777" w:rsidTr="00FA044C">
        <w:tc>
          <w:tcPr>
            <w:tcW w:w="2338" w:type="dxa"/>
          </w:tcPr>
          <w:p w14:paraId="13D1D397" w14:textId="77777777" w:rsidR="00855B81" w:rsidRDefault="00855B81" w:rsidP="00FA044C">
            <w:pPr>
              <w:rPr>
                <w:b/>
                <w:bCs/>
                <w:lang w:eastAsia="ja-JP"/>
              </w:rPr>
            </w:pPr>
            <w:r w:rsidRPr="5884E289">
              <w:rPr>
                <w:b/>
                <w:bCs/>
                <w:lang w:eastAsia="ja-JP"/>
              </w:rPr>
              <w:t>Trigger:</w:t>
            </w:r>
          </w:p>
        </w:tc>
        <w:tc>
          <w:tcPr>
            <w:tcW w:w="7012" w:type="dxa"/>
            <w:gridSpan w:val="3"/>
          </w:tcPr>
          <w:p w14:paraId="73AF0A3D" w14:textId="77777777" w:rsidR="00855B81" w:rsidRDefault="00855B81" w:rsidP="00FA044C">
            <w:pPr>
              <w:rPr>
                <w:b/>
                <w:bCs/>
                <w:lang w:eastAsia="ja-JP"/>
              </w:rPr>
            </w:pPr>
            <w:r>
              <w:rPr>
                <w:b/>
                <w:bCs/>
                <w:lang w:eastAsia="ja-JP"/>
              </w:rPr>
              <w:t>Username is not existed when client login</w:t>
            </w:r>
          </w:p>
        </w:tc>
      </w:tr>
      <w:tr w:rsidR="00855B81" w14:paraId="1BBC866A" w14:textId="77777777" w:rsidTr="00FA044C">
        <w:tc>
          <w:tcPr>
            <w:tcW w:w="2338" w:type="dxa"/>
          </w:tcPr>
          <w:p w14:paraId="3FECF3EE" w14:textId="77777777" w:rsidR="00855B81" w:rsidRDefault="00855B81" w:rsidP="00FA044C">
            <w:pPr>
              <w:rPr>
                <w:b/>
                <w:bCs/>
                <w:lang w:eastAsia="ja-JP"/>
              </w:rPr>
            </w:pPr>
            <w:r w:rsidRPr="5884E289">
              <w:rPr>
                <w:b/>
                <w:bCs/>
                <w:lang w:eastAsia="ja-JP"/>
              </w:rPr>
              <w:t>Preconditions:</w:t>
            </w:r>
          </w:p>
        </w:tc>
        <w:tc>
          <w:tcPr>
            <w:tcW w:w="7012" w:type="dxa"/>
            <w:gridSpan w:val="3"/>
          </w:tcPr>
          <w:p w14:paraId="0056C47C" w14:textId="77777777" w:rsidR="00855B81" w:rsidRDefault="00855B81" w:rsidP="00FA044C">
            <w:pPr>
              <w:rPr>
                <w:b/>
                <w:bCs/>
                <w:lang w:eastAsia="ja-JP"/>
              </w:rPr>
            </w:pPr>
            <w:r>
              <w:rPr>
                <w:b/>
                <w:bCs/>
                <w:lang w:eastAsia="ja-JP"/>
              </w:rPr>
              <w:t>Username is not existed</w:t>
            </w:r>
          </w:p>
        </w:tc>
      </w:tr>
      <w:tr w:rsidR="00855B81" w14:paraId="42179C27" w14:textId="77777777" w:rsidTr="00FA044C">
        <w:tc>
          <w:tcPr>
            <w:tcW w:w="2338" w:type="dxa"/>
          </w:tcPr>
          <w:p w14:paraId="2A7D6149" w14:textId="77777777" w:rsidR="00855B81" w:rsidRDefault="00855B81" w:rsidP="00FA044C">
            <w:pPr>
              <w:rPr>
                <w:b/>
                <w:bCs/>
                <w:lang w:eastAsia="ja-JP"/>
              </w:rPr>
            </w:pPr>
            <w:r w:rsidRPr="5884E289">
              <w:rPr>
                <w:b/>
                <w:bCs/>
                <w:lang w:eastAsia="ja-JP"/>
              </w:rPr>
              <w:t>Postconditions:</w:t>
            </w:r>
          </w:p>
        </w:tc>
        <w:tc>
          <w:tcPr>
            <w:tcW w:w="7012" w:type="dxa"/>
            <w:gridSpan w:val="3"/>
          </w:tcPr>
          <w:p w14:paraId="2709E80A" w14:textId="77777777" w:rsidR="00855B81" w:rsidRDefault="00855B81" w:rsidP="00FA044C">
            <w:pPr>
              <w:rPr>
                <w:b/>
                <w:bCs/>
                <w:lang w:eastAsia="ja-JP"/>
              </w:rPr>
            </w:pPr>
            <w:r>
              <w:rPr>
                <w:b/>
                <w:bCs/>
                <w:lang w:eastAsia="ja-JP"/>
              </w:rPr>
              <w:t>Client’s account information be recorded in system</w:t>
            </w:r>
          </w:p>
        </w:tc>
      </w:tr>
      <w:tr w:rsidR="00855B81" w14:paraId="4E6E87E2" w14:textId="77777777" w:rsidTr="00FA044C">
        <w:tc>
          <w:tcPr>
            <w:tcW w:w="2338" w:type="dxa"/>
          </w:tcPr>
          <w:p w14:paraId="1ECE59D0" w14:textId="77777777" w:rsidR="00855B81" w:rsidRDefault="00855B81" w:rsidP="00FA044C">
            <w:pPr>
              <w:rPr>
                <w:b/>
                <w:bCs/>
                <w:lang w:eastAsia="ja-JP"/>
              </w:rPr>
            </w:pPr>
            <w:r w:rsidRPr="5884E289">
              <w:rPr>
                <w:b/>
                <w:bCs/>
                <w:lang w:eastAsia="ja-JP"/>
              </w:rPr>
              <w:t>Normal Flow:</w:t>
            </w:r>
          </w:p>
        </w:tc>
        <w:tc>
          <w:tcPr>
            <w:tcW w:w="7012" w:type="dxa"/>
            <w:gridSpan w:val="3"/>
          </w:tcPr>
          <w:p w14:paraId="6D584BA3" w14:textId="77777777" w:rsidR="00855B81" w:rsidRDefault="00855B81" w:rsidP="00FA044C">
            <w:pPr>
              <w:rPr>
                <w:b/>
                <w:bCs/>
                <w:lang w:eastAsia="ja-JP"/>
              </w:rPr>
            </w:pPr>
            <w:r>
              <w:rPr>
                <w:b/>
                <w:bCs/>
                <w:lang w:eastAsia="ja-JP"/>
              </w:rPr>
              <w:t>1. Enter a username</w:t>
            </w:r>
          </w:p>
          <w:p w14:paraId="6F5AAC90" w14:textId="77777777" w:rsidR="00855B81" w:rsidRDefault="00855B81" w:rsidP="00FA044C">
            <w:pPr>
              <w:rPr>
                <w:b/>
                <w:bCs/>
                <w:lang w:eastAsia="ja-JP"/>
              </w:rPr>
            </w:pPr>
            <w:r>
              <w:rPr>
                <w:b/>
                <w:bCs/>
                <w:lang w:eastAsia="ja-JP"/>
              </w:rPr>
              <w:t>2. Enter password</w:t>
            </w:r>
          </w:p>
          <w:p w14:paraId="049B165D" w14:textId="77777777" w:rsidR="00855B81" w:rsidRDefault="00855B81" w:rsidP="00FA044C">
            <w:pPr>
              <w:rPr>
                <w:b/>
                <w:bCs/>
                <w:lang w:eastAsia="ja-JP"/>
              </w:rPr>
            </w:pPr>
            <w:r>
              <w:rPr>
                <w:b/>
                <w:bCs/>
                <w:lang w:eastAsia="ja-JP"/>
              </w:rPr>
              <w:t>3. Confirm password</w:t>
            </w:r>
          </w:p>
          <w:p w14:paraId="4CB59F9D" w14:textId="77777777" w:rsidR="00855B81" w:rsidRDefault="00855B81" w:rsidP="00FA044C">
            <w:pPr>
              <w:rPr>
                <w:b/>
                <w:bCs/>
                <w:lang w:eastAsia="ja-JP"/>
              </w:rPr>
            </w:pPr>
            <w:r>
              <w:rPr>
                <w:b/>
                <w:bCs/>
                <w:lang w:eastAsia="ja-JP"/>
              </w:rPr>
              <w:t>4. Enter First name and last name</w:t>
            </w:r>
          </w:p>
          <w:p w14:paraId="6EB91BDB" w14:textId="77777777" w:rsidR="00855B81" w:rsidRDefault="00855B81" w:rsidP="00FA044C">
            <w:pPr>
              <w:rPr>
                <w:b/>
                <w:bCs/>
                <w:lang w:eastAsia="ja-JP"/>
              </w:rPr>
            </w:pPr>
            <w:r>
              <w:rPr>
                <w:b/>
                <w:bCs/>
                <w:lang w:eastAsia="ja-JP"/>
              </w:rPr>
              <w:t>5. Enter phone number</w:t>
            </w:r>
          </w:p>
        </w:tc>
      </w:tr>
      <w:tr w:rsidR="00855B81" w14:paraId="2319DC2E" w14:textId="77777777" w:rsidTr="00FA044C">
        <w:tc>
          <w:tcPr>
            <w:tcW w:w="2338" w:type="dxa"/>
          </w:tcPr>
          <w:p w14:paraId="015FD587" w14:textId="77777777" w:rsidR="00855B81" w:rsidRDefault="00855B81" w:rsidP="00FA044C">
            <w:pPr>
              <w:rPr>
                <w:b/>
                <w:bCs/>
                <w:lang w:eastAsia="ja-JP"/>
              </w:rPr>
            </w:pPr>
            <w:r w:rsidRPr="5884E289">
              <w:rPr>
                <w:b/>
                <w:bCs/>
                <w:lang w:eastAsia="ja-JP"/>
              </w:rPr>
              <w:t>Alternative Flow:</w:t>
            </w:r>
          </w:p>
        </w:tc>
        <w:tc>
          <w:tcPr>
            <w:tcW w:w="7012" w:type="dxa"/>
            <w:gridSpan w:val="3"/>
          </w:tcPr>
          <w:p w14:paraId="548F4926" w14:textId="77777777" w:rsidR="00855B81" w:rsidRDefault="00855B81" w:rsidP="00FA044C">
            <w:pPr>
              <w:rPr>
                <w:b/>
                <w:bCs/>
                <w:lang w:eastAsia="ja-JP"/>
              </w:rPr>
            </w:pPr>
            <w:r>
              <w:rPr>
                <w:b/>
                <w:bCs/>
                <w:lang w:eastAsia="ja-JP"/>
              </w:rPr>
              <w:t>1a. Check the username is unique</w:t>
            </w:r>
          </w:p>
          <w:p w14:paraId="17F61DFC" w14:textId="77777777" w:rsidR="00855B81" w:rsidRDefault="00855B81" w:rsidP="00FA044C">
            <w:pPr>
              <w:rPr>
                <w:b/>
                <w:bCs/>
                <w:lang w:eastAsia="ja-JP"/>
              </w:rPr>
            </w:pPr>
            <w:r>
              <w:rPr>
                <w:b/>
                <w:bCs/>
                <w:lang w:eastAsia="ja-JP"/>
              </w:rPr>
              <w:t>3a. Check that the password entered twice is the same</w:t>
            </w:r>
          </w:p>
          <w:p w14:paraId="57E9100E" w14:textId="77777777" w:rsidR="00855B81" w:rsidRDefault="00855B81" w:rsidP="00FA044C">
            <w:pPr>
              <w:rPr>
                <w:b/>
                <w:bCs/>
                <w:lang w:eastAsia="ja-JP"/>
              </w:rPr>
            </w:pPr>
            <w:r>
              <w:rPr>
                <w:b/>
                <w:bCs/>
                <w:lang w:eastAsia="ja-JP"/>
              </w:rPr>
              <w:t xml:space="preserve">5a. Check phone number is valid </w:t>
            </w:r>
          </w:p>
        </w:tc>
      </w:tr>
      <w:tr w:rsidR="00855B81" w14:paraId="42C3C690" w14:textId="77777777" w:rsidTr="00FA044C">
        <w:tc>
          <w:tcPr>
            <w:tcW w:w="2338" w:type="dxa"/>
          </w:tcPr>
          <w:p w14:paraId="32208430" w14:textId="77777777" w:rsidR="00855B81" w:rsidRDefault="00855B81" w:rsidP="00FA044C">
            <w:pPr>
              <w:rPr>
                <w:b/>
                <w:bCs/>
                <w:lang w:eastAsia="ja-JP"/>
              </w:rPr>
            </w:pPr>
            <w:r w:rsidRPr="5884E289">
              <w:rPr>
                <w:b/>
                <w:bCs/>
                <w:lang w:eastAsia="ja-JP"/>
              </w:rPr>
              <w:t>Exceptions:</w:t>
            </w:r>
          </w:p>
        </w:tc>
        <w:tc>
          <w:tcPr>
            <w:tcW w:w="7012" w:type="dxa"/>
            <w:gridSpan w:val="3"/>
          </w:tcPr>
          <w:p w14:paraId="247BF71D" w14:textId="77777777" w:rsidR="00855B81" w:rsidRDefault="00855B81" w:rsidP="00FA044C">
            <w:pPr>
              <w:rPr>
                <w:b/>
                <w:bCs/>
                <w:lang w:eastAsia="ja-JP"/>
              </w:rPr>
            </w:pPr>
            <w:r>
              <w:rPr>
                <w:b/>
                <w:bCs/>
                <w:lang w:eastAsia="ja-JP"/>
              </w:rPr>
              <w:t>Loop step 1-5 until all the information is valid and is not empty</w:t>
            </w:r>
          </w:p>
        </w:tc>
      </w:tr>
      <w:tr w:rsidR="00855B81" w14:paraId="2F299585" w14:textId="77777777" w:rsidTr="00FA044C">
        <w:tc>
          <w:tcPr>
            <w:tcW w:w="2338" w:type="dxa"/>
          </w:tcPr>
          <w:p w14:paraId="6BA55089" w14:textId="77777777" w:rsidR="00855B81" w:rsidRDefault="00855B81" w:rsidP="00FA044C">
            <w:pPr>
              <w:rPr>
                <w:b/>
                <w:bCs/>
                <w:lang w:eastAsia="ja-JP"/>
              </w:rPr>
            </w:pPr>
            <w:r w:rsidRPr="5884E289">
              <w:rPr>
                <w:b/>
                <w:bCs/>
                <w:lang w:eastAsia="ja-JP"/>
              </w:rPr>
              <w:t>Includes:</w:t>
            </w:r>
          </w:p>
        </w:tc>
        <w:tc>
          <w:tcPr>
            <w:tcW w:w="7012" w:type="dxa"/>
            <w:gridSpan w:val="3"/>
          </w:tcPr>
          <w:p w14:paraId="400F89E3" w14:textId="77777777" w:rsidR="00855B81" w:rsidRDefault="00855B81" w:rsidP="00FA044C">
            <w:pPr>
              <w:rPr>
                <w:b/>
                <w:bCs/>
                <w:lang w:eastAsia="ja-JP"/>
              </w:rPr>
            </w:pPr>
            <w:r>
              <w:rPr>
                <w:b/>
                <w:bCs/>
                <w:lang w:eastAsia="ja-JP"/>
              </w:rPr>
              <w:t xml:space="preserve">No </w:t>
            </w:r>
          </w:p>
        </w:tc>
      </w:tr>
      <w:tr w:rsidR="00855B81" w14:paraId="2C02B6D1" w14:textId="77777777" w:rsidTr="00FA044C">
        <w:tc>
          <w:tcPr>
            <w:tcW w:w="2338" w:type="dxa"/>
          </w:tcPr>
          <w:p w14:paraId="6959D0CD" w14:textId="77777777" w:rsidR="00855B81" w:rsidRDefault="00855B81" w:rsidP="00FA044C">
            <w:pPr>
              <w:rPr>
                <w:b/>
                <w:bCs/>
                <w:lang w:eastAsia="ja-JP"/>
              </w:rPr>
            </w:pPr>
            <w:r w:rsidRPr="5884E289">
              <w:rPr>
                <w:b/>
                <w:bCs/>
                <w:lang w:eastAsia="ja-JP"/>
              </w:rPr>
              <w:t>Frequency of Use:</w:t>
            </w:r>
          </w:p>
        </w:tc>
        <w:tc>
          <w:tcPr>
            <w:tcW w:w="7012" w:type="dxa"/>
            <w:gridSpan w:val="3"/>
          </w:tcPr>
          <w:p w14:paraId="35AC3F3C" w14:textId="77777777" w:rsidR="00855B81" w:rsidRDefault="00855B81" w:rsidP="00FA044C">
            <w:pPr>
              <w:rPr>
                <w:b/>
                <w:bCs/>
                <w:lang w:eastAsia="ja-JP"/>
              </w:rPr>
            </w:pPr>
            <w:r>
              <w:rPr>
                <w:b/>
                <w:bCs/>
                <w:lang w:eastAsia="ja-JP"/>
              </w:rPr>
              <w:t>On demand</w:t>
            </w:r>
          </w:p>
        </w:tc>
      </w:tr>
      <w:tr w:rsidR="00855B81" w14:paraId="242F3E98" w14:textId="77777777" w:rsidTr="00FA044C">
        <w:tc>
          <w:tcPr>
            <w:tcW w:w="2338" w:type="dxa"/>
          </w:tcPr>
          <w:p w14:paraId="7F2C377B" w14:textId="77777777" w:rsidR="00855B81" w:rsidRDefault="00855B81" w:rsidP="00FA044C">
            <w:pPr>
              <w:rPr>
                <w:b/>
                <w:bCs/>
                <w:lang w:eastAsia="ja-JP"/>
              </w:rPr>
            </w:pPr>
            <w:r w:rsidRPr="5884E289">
              <w:rPr>
                <w:b/>
                <w:bCs/>
                <w:lang w:eastAsia="ja-JP"/>
              </w:rPr>
              <w:t>Special Requirements:</w:t>
            </w:r>
          </w:p>
        </w:tc>
        <w:tc>
          <w:tcPr>
            <w:tcW w:w="7012" w:type="dxa"/>
            <w:gridSpan w:val="3"/>
          </w:tcPr>
          <w:p w14:paraId="5E59556E" w14:textId="77777777" w:rsidR="00855B81" w:rsidRDefault="00855B81" w:rsidP="00FA044C">
            <w:pPr>
              <w:rPr>
                <w:b/>
                <w:bCs/>
                <w:lang w:eastAsia="ja-JP"/>
              </w:rPr>
            </w:pPr>
            <w:r>
              <w:rPr>
                <w:b/>
                <w:bCs/>
                <w:lang w:eastAsia="ja-JP"/>
              </w:rPr>
              <w:t>Not applicate</w:t>
            </w:r>
          </w:p>
        </w:tc>
      </w:tr>
      <w:tr w:rsidR="00855B81" w14:paraId="0BE10AB2" w14:textId="77777777" w:rsidTr="00FA044C">
        <w:tc>
          <w:tcPr>
            <w:tcW w:w="2338" w:type="dxa"/>
          </w:tcPr>
          <w:p w14:paraId="43811AB2" w14:textId="77777777" w:rsidR="00855B81" w:rsidRDefault="00855B81" w:rsidP="00FA044C">
            <w:pPr>
              <w:rPr>
                <w:b/>
                <w:bCs/>
                <w:lang w:eastAsia="ja-JP"/>
              </w:rPr>
            </w:pPr>
            <w:r w:rsidRPr="5884E289">
              <w:rPr>
                <w:b/>
                <w:bCs/>
                <w:lang w:eastAsia="ja-JP"/>
              </w:rPr>
              <w:t>Assumptions:</w:t>
            </w:r>
          </w:p>
        </w:tc>
        <w:tc>
          <w:tcPr>
            <w:tcW w:w="7012" w:type="dxa"/>
            <w:gridSpan w:val="3"/>
          </w:tcPr>
          <w:p w14:paraId="4AE9F176" w14:textId="77777777" w:rsidR="00855B81" w:rsidRDefault="00855B81" w:rsidP="00FA044C">
            <w:pPr>
              <w:rPr>
                <w:b/>
                <w:bCs/>
                <w:lang w:eastAsia="ja-JP"/>
              </w:rPr>
            </w:pPr>
            <w:r>
              <w:rPr>
                <w:b/>
                <w:bCs/>
                <w:lang w:eastAsia="ja-JP"/>
              </w:rPr>
              <w:t>Client is able to fill out the registration form</w:t>
            </w:r>
          </w:p>
        </w:tc>
      </w:tr>
      <w:tr w:rsidR="00855B81" w14:paraId="65E50254" w14:textId="77777777" w:rsidTr="00FA044C">
        <w:tc>
          <w:tcPr>
            <w:tcW w:w="2338" w:type="dxa"/>
          </w:tcPr>
          <w:p w14:paraId="53640570" w14:textId="77777777" w:rsidR="00855B81" w:rsidRDefault="00855B81" w:rsidP="00FA044C">
            <w:pPr>
              <w:rPr>
                <w:b/>
                <w:bCs/>
                <w:lang w:eastAsia="ja-JP"/>
              </w:rPr>
            </w:pPr>
            <w:r w:rsidRPr="5884E289">
              <w:rPr>
                <w:b/>
                <w:bCs/>
                <w:lang w:eastAsia="ja-JP"/>
              </w:rPr>
              <w:t>Notes and Issues:</w:t>
            </w:r>
          </w:p>
        </w:tc>
        <w:tc>
          <w:tcPr>
            <w:tcW w:w="7012" w:type="dxa"/>
            <w:gridSpan w:val="3"/>
          </w:tcPr>
          <w:p w14:paraId="3F316B0F" w14:textId="77777777" w:rsidR="00855B81" w:rsidRDefault="00855B81" w:rsidP="00FA044C">
            <w:pPr>
              <w:rPr>
                <w:b/>
                <w:bCs/>
                <w:lang w:eastAsia="ja-JP"/>
              </w:rPr>
            </w:pPr>
            <w:r>
              <w:rPr>
                <w:b/>
                <w:bCs/>
                <w:lang w:eastAsia="ja-JP"/>
              </w:rPr>
              <w:t>No</w:t>
            </w:r>
          </w:p>
        </w:tc>
      </w:tr>
    </w:tbl>
    <w:p w14:paraId="2CC3AD8E" w14:textId="77777777" w:rsidR="00855B81" w:rsidRDefault="00855B81"/>
    <w:tbl>
      <w:tblPr>
        <w:tblStyle w:val="TableGrid"/>
        <w:tblW w:w="0" w:type="auto"/>
        <w:tblLayout w:type="fixed"/>
        <w:tblLook w:val="06A0" w:firstRow="1" w:lastRow="0" w:firstColumn="1" w:lastColumn="0" w:noHBand="1" w:noVBand="1"/>
      </w:tblPr>
      <w:tblGrid>
        <w:gridCol w:w="2340"/>
        <w:gridCol w:w="2340"/>
        <w:gridCol w:w="2340"/>
        <w:gridCol w:w="2340"/>
      </w:tblGrid>
      <w:tr w:rsidR="007A494F" w14:paraId="2A200546" w14:textId="77777777" w:rsidTr="00031171">
        <w:tc>
          <w:tcPr>
            <w:tcW w:w="2340" w:type="dxa"/>
          </w:tcPr>
          <w:p w14:paraId="63141187" w14:textId="77777777" w:rsidR="007A494F" w:rsidRDefault="007A494F" w:rsidP="00031171">
            <w:pPr>
              <w:jc w:val="right"/>
              <w:rPr>
                <w:b/>
                <w:bCs/>
                <w:lang w:eastAsia="ja-JP"/>
              </w:rPr>
            </w:pPr>
            <w:r w:rsidRPr="3FDF6E86">
              <w:rPr>
                <w:b/>
                <w:bCs/>
                <w:lang w:eastAsia="ja-JP"/>
              </w:rPr>
              <w:t>Use Case ID:</w:t>
            </w:r>
          </w:p>
        </w:tc>
        <w:tc>
          <w:tcPr>
            <w:tcW w:w="7020" w:type="dxa"/>
            <w:gridSpan w:val="3"/>
          </w:tcPr>
          <w:p w14:paraId="13F1463B" w14:textId="0E41C1AD" w:rsidR="007A494F" w:rsidRDefault="007A494F" w:rsidP="00031171">
            <w:pPr>
              <w:rPr>
                <w:b/>
                <w:bCs/>
                <w:lang w:eastAsia="ja-JP"/>
              </w:rPr>
            </w:pPr>
            <w:r>
              <w:rPr>
                <w:b/>
                <w:bCs/>
                <w:lang w:eastAsia="ja-JP"/>
              </w:rPr>
              <w:t>UC-</w:t>
            </w:r>
            <w:r w:rsidR="00390B81">
              <w:rPr>
                <w:b/>
                <w:bCs/>
                <w:lang w:eastAsia="ja-JP"/>
              </w:rPr>
              <w:t>AQ</w:t>
            </w:r>
          </w:p>
        </w:tc>
      </w:tr>
      <w:tr w:rsidR="007A494F" w14:paraId="577DD19B" w14:textId="77777777" w:rsidTr="00031171">
        <w:tc>
          <w:tcPr>
            <w:tcW w:w="2340" w:type="dxa"/>
          </w:tcPr>
          <w:p w14:paraId="29771EFB" w14:textId="77777777" w:rsidR="007A494F" w:rsidRDefault="007A494F" w:rsidP="00031171">
            <w:pPr>
              <w:jc w:val="right"/>
              <w:rPr>
                <w:b/>
                <w:bCs/>
                <w:lang w:eastAsia="ja-JP"/>
              </w:rPr>
            </w:pPr>
            <w:r w:rsidRPr="3FDF6E86">
              <w:rPr>
                <w:b/>
                <w:bCs/>
                <w:lang w:eastAsia="ja-JP"/>
              </w:rPr>
              <w:t>Use Case Name:</w:t>
            </w:r>
          </w:p>
        </w:tc>
        <w:tc>
          <w:tcPr>
            <w:tcW w:w="7020" w:type="dxa"/>
            <w:gridSpan w:val="3"/>
          </w:tcPr>
          <w:p w14:paraId="59EC40C6" w14:textId="08BDCA57" w:rsidR="007A494F" w:rsidRDefault="006D4B45" w:rsidP="00031171">
            <w:pPr>
              <w:rPr>
                <w:b/>
                <w:bCs/>
                <w:lang w:eastAsia="ja-JP"/>
              </w:rPr>
            </w:pPr>
            <w:r>
              <w:rPr>
                <w:b/>
                <w:bCs/>
                <w:lang w:eastAsia="ja-JP"/>
              </w:rPr>
              <w:t>Ask Questions</w:t>
            </w:r>
          </w:p>
        </w:tc>
      </w:tr>
      <w:tr w:rsidR="007A494F" w14:paraId="5A0C039A" w14:textId="77777777" w:rsidTr="00031171">
        <w:tc>
          <w:tcPr>
            <w:tcW w:w="2340" w:type="dxa"/>
          </w:tcPr>
          <w:p w14:paraId="10DF13CF" w14:textId="77777777" w:rsidR="007A494F" w:rsidRDefault="007A494F" w:rsidP="00031171">
            <w:pPr>
              <w:jc w:val="right"/>
              <w:rPr>
                <w:b/>
                <w:bCs/>
                <w:lang w:eastAsia="ja-JP"/>
              </w:rPr>
            </w:pPr>
            <w:r w:rsidRPr="3FDF6E86">
              <w:rPr>
                <w:b/>
                <w:bCs/>
                <w:lang w:eastAsia="ja-JP"/>
              </w:rPr>
              <w:t>Created By:</w:t>
            </w:r>
          </w:p>
        </w:tc>
        <w:tc>
          <w:tcPr>
            <w:tcW w:w="2340" w:type="dxa"/>
          </w:tcPr>
          <w:p w14:paraId="5907A046" w14:textId="5FEB8747" w:rsidR="007A494F" w:rsidRDefault="001B32DD" w:rsidP="00031171">
            <w:pPr>
              <w:rPr>
                <w:b/>
                <w:bCs/>
                <w:lang w:eastAsia="ja-JP"/>
              </w:rPr>
            </w:pPr>
            <w:r>
              <w:rPr>
                <w:b/>
                <w:bCs/>
                <w:lang w:eastAsia="ja-JP"/>
              </w:rPr>
              <w:t>Team Red</w:t>
            </w:r>
          </w:p>
        </w:tc>
        <w:tc>
          <w:tcPr>
            <w:tcW w:w="2340" w:type="dxa"/>
          </w:tcPr>
          <w:p w14:paraId="149C807D" w14:textId="38248197" w:rsidR="007A494F" w:rsidRDefault="00A96B94" w:rsidP="00031171">
            <w:pPr>
              <w:rPr>
                <w:b/>
                <w:bCs/>
                <w:lang w:eastAsia="ja-JP"/>
              </w:rPr>
            </w:pPr>
            <w:r>
              <w:rPr>
                <w:b/>
                <w:bCs/>
                <w:lang w:eastAsia="ja-JP"/>
              </w:rPr>
              <w:t>Last Updated By:</w:t>
            </w:r>
          </w:p>
        </w:tc>
        <w:tc>
          <w:tcPr>
            <w:tcW w:w="2340" w:type="dxa"/>
          </w:tcPr>
          <w:p w14:paraId="52F9F3D5" w14:textId="46F14CAD" w:rsidR="007A494F" w:rsidRDefault="00737539" w:rsidP="00031171">
            <w:pPr>
              <w:rPr>
                <w:b/>
                <w:bCs/>
                <w:lang w:eastAsia="ja-JP"/>
              </w:rPr>
            </w:pPr>
            <w:r>
              <w:rPr>
                <w:b/>
                <w:bCs/>
                <w:lang w:eastAsia="ja-JP"/>
              </w:rPr>
              <w:t xml:space="preserve">Theodore </w:t>
            </w:r>
            <w:proofErr w:type="spellStart"/>
            <w:r>
              <w:rPr>
                <w:b/>
                <w:bCs/>
                <w:lang w:eastAsia="ja-JP"/>
              </w:rPr>
              <w:t>Tsimiklis</w:t>
            </w:r>
            <w:proofErr w:type="spellEnd"/>
          </w:p>
        </w:tc>
      </w:tr>
      <w:tr w:rsidR="007A494F" w14:paraId="139C569C" w14:textId="77777777" w:rsidTr="00031171">
        <w:tc>
          <w:tcPr>
            <w:tcW w:w="2340" w:type="dxa"/>
          </w:tcPr>
          <w:p w14:paraId="19F300E4" w14:textId="77777777" w:rsidR="007A494F" w:rsidRDefault="007A494F" w:rsidP="00031171">
            <w:pPr>
              <w:jc w:val="right"/>
              <w:rPr>
                <w:b/>
                <w:bCs/>
                <w:lang w:eastAsia="ja-JP"/>
              </w:rPr>
            </w:pPr>
            <w:r w:rsidRPr="3FDF6E86">
              <w:rPr>
                <w:b/>
                <w:bCs/>
                <w:lang w:eastAsia="ja-JP"/>
              </w:rPr>
              <w:t>Date Created:</w:t>
            </w:r>
          </w:p>
        </w:tc>
        <w:tc>
          <w:tcPr>
            <w:tcW w:w="2340" w:type="dxa"/>
          </w:tcPr>
          <w:p w14:paraId="1A75EB6B" w14:textId="12E3708C" w:rsidR="007A494F" w:rsidRDefault="00E05772" w:rsidP="00031171">
            <w:pPr>
              <w:rPr>
                <w:b/>
                <w:bCs/>
                <w:lang w:eastAsia="ja-JP"/>
              </w:rPr>
            </w:pPr>
            <w:r>
              <w:rPr>
                <w:b/>
                <w:bCs/>
                <w:lang w:eastAsia="ja-JP"/>
              </w:rPr>
              <w:t>2</w:t>
            </w:r>
            <w:r w:rsidR="00A96B94">
              <w:rPr>
                <w:b/>
                <w:bCs/>
                <w:lang w:eastAsia="ja-JP"/>
              </w:rPr>
              <w:t>022/03/03</w:t>
            </w:r>
          </w:p>
        </w:tc>
        <w:tc>
          <w:tcPr>
            <w:tcW w:w="2340" w:type="dxa"/>
          </w:tcPr>
          <w:p w14:paraId="38D53160" w14:textId="74F360BF" w:rsidR="007A494F" w:rsidRDefault="00737539" w:rsidP="00031171">
            <w:pPr>
              <w:rPr>
                <w:b/>
                <w:bCs/>
                <w:lang w:eastAsia="ja-JP"/>
              </w:rPr>
            </w:pPr>
            <w:r>
              <w:rPr>
                <w:b/>
                <w:bCs/>
                <w:lang w:eastAsia="ja-JP"/>
              </w:rPr>
              <w:t>Last Revision Date:</w:t>
            </w:r>
          </w:p>
        </w:tc>
        <w:tc>
          <w:tcPr>
            <w:tcW w:w="2340" w:type="dxa"/>
          </w:tcPr>
          <w:p w14:paraId="65D410FB" w14:textId="64334662" w:rsidR="007A494F" w:rsidRDefault="007320E3" w:rsidP="00031171">
            <w:pPr>
              <w:rPr>
                <w:b/>
                <w:bCs/>
                <w:lang w:eastAsia="ja-JP"/>
              </w:rPr>
            </w:pPr>
            <w:r>
              <w:rPr>
                <w:b/>
                <w:bCs/>
                <w:lang w:eastAsia="ja-JP"/>
              </w:rPr>
              <w:t>2022/03/0</w:t>
            </w:r>
            <w:r w:rsidR="00010FAA">
              <w:rPr>
                <w:b/>
                <w:bCs/>
                <w:lang w:eastAsia="ja-JP"/>
              </w:rPr>
              <w:t>6</w:t>
            </w:r>
          </w:p>
        </w:tc>
      </w:tr>
      <w:tr w:rsidR="007A494F" w14:paraId="4FAA78F8" w14:textId="77777777" w:rsidTr="00031171">
        <w:tc>
          <w:tcPr>
            <w:tcW w:w="2340" w:type="dxa"/>
          </w:tcPr>
          <w:p w14:paraId="6FB367F3" w14:textId="77777777" w:rsidR="007A494F" w:rsidRDefault="007A494F" w:rsidP="00031171">
            <w:pPr>
              <w:rPr>
                <w:b/>
                <w:bCs/>
                <w:lang w:eastAsia="ja-JP"/>
              </w:rPr>
            </w:pPr>
            <w:r w:rsidRPr="3FDF6E86">
              <w:rPr>
                <w:b/>
                <w:bCs/>
                <w:lang w:eastAsia="ja-JP"/>
              </w:rPr>
              <w:t>Actors:</w:t>
            </w:r>
          </w:p>
        </w:tc>
        <w:tc>
          <w:tcPr>
            <w:tcW w:w="7020" w:type="dxa"/>
            <w:gridSpan w:val="3"/>
          </w:tcPr>
          <w:p w14:paraId="50A7C7D8" w14:textId="651BD286" w:rsidR="007A494F" w:rsidRDefault="00C96953" w:rsidP="00031171">
            <w:pPr>
              <w:rPr>
                <w:b/>
                <w:bCs/>
                <w:lang w:eastAsia="ja-JP"/>
              </w:rPr>
            </w:pPr>
            <w:r>
              <w:rPr>
                <w:b/>
                <w:bCs/>
                <w:lang w:eastAsia="ja-JP"/>
              </w:rPr>
              <w:t>Cli</w:t>
            </w:r>
            <w:r w:rsidR="005B628F">
              <w:rPr>
                <w:b/>
                <w:bCs/>
                <w:lang w:eastAsia="ja-JP"/>
              </w:rPr>
              <w:t>e</w:t>
            </w:r>
            <w:r w:rsidR="00B31B5F">
              <w:rPr>
                <w:b/>
                <w:bCs/>
                <w:lang w:eastAsia="ja-JP"/>
              </w:rPr>
              <w:t>n</w:t>
            </w:r>
            <w:r w:rsidR="00C121A9">
              <w:rPr>
                <w:b/>
                <w:bCs/>
                <w:lang w:eastAsia="ja-JP"/>
              </w:rPr>
              <w:t>t</w:t>
            </w:r>
            <w:ins w:id="10" w:author="Jiahui Xia">
              <w:r w:rsidR="00C121A9">
                <w:rPr>
                  <w:b/>
                  <w:bCs/>
                  <w:lang w:eastAsia="ja-JP"/>
                </w:rPr>
                <w:t>(primary)</w:t>
              </w:r>
            </w:ins>
            <w:r w:rsidR="00980F13">
              <w:rPr>
                <w:b/>
                <w:bCs/>
                <w:lang w:eastAsia="ja-JP"/>
              </w:rPr>
              <w:t xml:space="preserve"> </w:t>
            </w:r>
            <w:r w:rsidR="00195040">
              <w:rPr>
                <w:b/>
                <w:bCs/>
                <w:lang w:eastAsia="ja-JP"/>
              </w:rPr>
              <w:t>/ adm</w:t>
            </w:r>
            <w:r w:rsidR="00195040">
              <w:rPr>
                <w:b/>
                <w:lang w:eastAsia="ja-JP"/>
              </w:rPr>
              <w:t>in</w:t>
            </w:r>
            <w:r w:rsidR="007565BA">
              <w:rPr>
                <w:b/>
                <w:lang w:eastAsia="ja-JP"/>
              </w:rPr>
              <w:t xml:space="preserve"> </w:t>
            </w:r>
            <w:r w:rsidR="007565BA">
              <w:rPr>
                <w:b/>
                <w:bCs/>
                <w:lang w:eastAsia="ja-JP"/>
              </w:rPr>
              <w:t>(primary)</w:t>
            </w:r>
          </w:p>
        </w:tc>
      </w:tr>
      <w:tr w:rsidR="007A494F" w14:paraId="42114829" w14:textId="77777777" w:rsidTr="00031171">
        <w:tc>
          <w:tcPr>
            <w:tcW w:w="2340" w:type="dxa"/>
          </w:tcPr>
          <w:p w14:paraId="59EF9137" w14:textId="77777777" w:rsidR="007A494F" w:rsidRDefault="007A494F" w:rsidP="00031171">
            <w:pPr>
              <w:rPr>
                <w:b/>
                <w:bCs/>
                <w:lang w:eastAsia="ja-JP"/>
              </w:rPr>
            </w:pPr>
            <w:r w:rsidRPr="3FDF6E86">
              <w:rPr>
                <w:b/>
                <w:bCs/>
                <w:lang w:eastAsia="ja-JP"/>
              </w:rPr>
              <w:t>Description:</w:t>
            </w:r>
          </w:p>
        </w:tc>
        <w:tc>
          <w:tcPr>
            <w:tcW w:w="7020" w:type="dxa"/>
            <w:gridSpan w:val="3"/>
          </w:tcPr>
          <w:p w14:paraId="56A2E3FD" w14:textId="489A6B78" w:rsidR="007A494F" w:rsidRDefault="00B821D1" w:rsidP="00031171">
            <w:pPr>
              <w:rPr>
                <w:b/>
                <w:bCs/>
                <w:lang w:eastAsia="ja-JP"/>
              </w:rPr>
            </w:pPr>
            <w:r>
              <w:rPr>
                <w:b/>
                <w:bCs/>
                <w:lang w:eastAsia="ja-JP"/>
              </w:rPr>
              <w:t>Client ask</w:t>
            </w:r>
            <w:r w:rsidR="00EB0031">
              <w:rPr>
                <w:b/>
                <w:bCs/>
                <w:lang w:eastAsia="ja-JP"/>
              </w:rPr>
              <w:t>ed questions</w:t>
            </w:r>
          </w:p>
        </w:tc>
      </w:tr>
      <w:tr w:rsidR="007A494F" w14:paraId="510575A5" w14:textId="77777777" w:rsidTr="00031171">
        <w:tc>
          <w:tcPr>
            <w:tcW w:w="2340" w:type="dxa"/>
          </w:tcPr>
          <w:p w14:paraId="2C0A3246" w14:textId="77777777" w:rsidR="007A494F" w:rsidRDefault="007A494F" w:rsidP="00031171">
            <w:pPr>
              <w:rPr>
                <w:b/>
                <w:bCs/>
                <w:lang w:eastAsia="ja-JP"/>
              </w:rPr>
            </w:pPr>
            <w:r w:rsidRPr="3FDF6E86">
              <w:rPr>
                <w:b/>
                <w:bCs/>
                <w:lang w:eastAsia="ja-JP"/>
              </w:rPr>
              <w:t>Trigger:</w:t>
            </w:r>
          </w:p>
        </w:tc>
        <w:tc>
          <w:tcPr>
            <w:tcW w:w="7020" w:type="dxa"/>
            <w:gridSpan w:val="3"/>
          </w:tcPr>
          <w:p w14:paraId="1E37780E" w14:textId="6AF9678F" w:rsidR="007A494F" w:rsidRPr="00862A9D" w:rsidRDefault="00F7445F" w:rsidP="00031171">
            <w:pPr>
              <w:rPr>
                <w:b/>
                <w:lang w:eastAsia="ja-JP"/>
              </w:rPr>
            </w:pPr>
            <w:r>
              <w:rPr>
                <w:b/>
                <w:lang w:eastAsia="ja-JP"/>
              </w:rPr>
              <w:t>Enter contact page</w:t>
            </w:r>
          </w:p>
        </w:tc>
      </w:tr>
      <w:tr w:rsidR="007A494F" w14:paraId="348020A5" w14:textId="77777777" w:rsidTr="00031171">
        <w:tc>
          <w:tcPr>
            <w:tcW w:w="2340" w:type="dxa"/>
          </w:tcPr>
          <w:p w14:paraId="597F1C7F" w14:textId="77777777" w:rsidR="007A494F" w:rsidRDefault="007A494F" w:rsidP="00031171">
            <w:pPr>
              <w:rPr>
                <w:b/>
                <w:bCs/>
                <w:lang w:eastAsia="ja-JP"/>
              </w:rPr>
            </w:pPr>
            <w:r w:rsidRPr="3FDF6E86">
              <w:rPr>
                <w:b/>
                <w:bCs/>
                <w:lang w:eastAsia="ja-JP"/>
              </w:rPr>
              <w:t>Preconditions:</w:t>
            </w:r>
          </w:p>
        </w:tc>
        <w:tc>
          <w:tcPr>
            <w:tcW w:w="7020" w:type="dxa"/>
            <w:gridSpan w:val="3"/>
          </w:tcPr>
          <w:p w14:paraId="7C752101" w14:textId="13778807" w:rsidR="007A494F" w:rsidRDefault="0041148E" w:rsidP="00CC072A">
            <w:pPr>
              <w:pStyle w:val="ListParagraph"/>
              <w:rPr>
                <w:b/>
                <w:bCs/>
                <w:lang w:eastAsia="ja-JP"/>
              </w:rPr>
            </w:pPr>
            <w:r>
              <w:rPr>
                <w:b/>
                <w:bCs/>
                <w:lang w:eastAsia="ja-JP"/>
              </w:rPr>
              <w:t xml:space="preserve">User fills out </w:t>
            </w:r>
            <w:r w:rsidR="000C0C4A">
              <w:rPr>
                <w:b/>
                <w:bCs/>
                <w:lang w:eastAsia="ja-JP"/>
              </w:rPr>
              <w:t>questionnaire</w:t>
            </w:r>
            <w:r>
              <w:rPr>
                <w:b/>
                <w:bCs/>
                <w:lang w:eastAsia="ja-JP"/>
              </w:rPr>
              <w:t xml:space="preserve"> form</w:t>
            </w:r>
          </w:p>
        </w:tc>
      </w:tr>
      <w:tr w:rsidR="007A494F" w14:paraId="1459FD87" w14:textId="77777777" w:rsidTr="00031171">
        <w:tc>
          <w:tcPr>
            <w:tcW w:w="2340" w:type="dxa"/>
          </w:tcPr>
          <w:p w14:paraId="32712864" w14:textId="77777777" w:rsidR="007A494F" w:rsidRDefault="007A494F" w:rsidP="00031171">
            <w:pPr>
              <w:rPr>
                <w:b/>
                <w:bCs/>
                <w:lang w:eastAsia="ja-JP"/>
              </w:rPr>
            </w:pPr>
            <w:r w:rsidRPr="3FDF6E86">
              <w:rPr>
                <w:b/>
                <w:bCs/>
                <w:lang w:eastAsia="ja-JP"/>
              </w:rPr>
              <w:t>Postconditions:</w:t>
            </w:r>
          </w:p>
        </w:tc>
        <w:tc>
          <w:tcPr>
            <w:tcW w:w="7020" w:type="dxa"/>
            <w:gridSpan w:val="3"/>
          </w:tcPr>
          <w:p w14:paraId="6D1F17CC" w14:textId="3450A71B" w:rsidR="007A494F" w:rsidRPr="00390310" w:rsidRDefault="00390310" w:rsidP="00CA4812">
            <w:pPr>
              <w:pStyle w:val="ListParagraph"/>
              <w:numPr>
                <w:ilvl w:val="0"/>
                <w:numId w:val="1"/>
              </w:numPr>
              <w:rPr>
                <w:b/>
                <w:bCs/>
                <w:lang w:eastAsia="ja-JP"/>
              </w:rPr>
            </w:pPr>
            <w:r w:rsidRPr="00390310">
              <w:rPr>
                <w:b/>
                <w:bCs/>
                <w:lang w:eastAsia="ja-JP"/>
              </w:rPr>
              <w:t>Question gets sent to admin</w:t>
            </w:r>
            <w:r w:rsidR="00270638">
              <w:rPr>
                <w:b/>
                <w:bCs/>
                <w:lang w:eastAsia="ja-JP"/>
              </w:rPr>
              <w:t xml:space="preserve"> via email</w:t>
            </w:r>
          </w:p>
          <w:p w14:paraId="3A2764FC" w14:textId="1FDA235D" w:rsidR="00390310" w:rsidRPr="00390310" w:rsidRDefault="00390310" w:rsidP="00CA4812">
            <w:pPr>
              <w:pStyle w:val="ListParagraph"/>
              <w:numPr>
                <w:ilvl w:val="0"/>
                <w:numId w:val="1"/>
              </w:numPr>
              <w:rPr>
                <w:b/>
                <w:bCs/>
                <w:lang w:eastAsia="ja-JP"/>
              </w:rPr>
            </w:pPr>
            <w:r w:rsidRPr="00390310">
              <w:rPr>
                <w:b/>
                <w:bCs/>
                <w:lang w:eastAsia="ja-JP"/>
              </w:rPr>
              <w:t>User waits for response</w:t>
            </w:r>
            <w:r>
              <w:rPr>
                <w:b/>
                <w:bCs/>
                <w:lang w:eastAsia="ja-JP"/>
              </w:rPr>
              <w:t xml:space="preserve"> from admin</w:t>
            </w:r>
            <w:r w:rsidR="008A5E74">
              <w:rPr>
                <w:b/>
                <w:bCs/>
                <w:lang w:eastAsia="ja-JP"/>
              </w:rPr>
              <w:t xml:space="preserve"> through</w:t>
            </w:r>
            <w:r w:rsidR="00F246BC">
              <w:rPr>
                <w:b/>
                <w:bCs/>
                <w:lang w:eastAsia="ja-JP"/>
              </w:rPr>
              <w:t xml:space="preserve"> email</w:t>
            </w:r>
          </w:p>
        </w:tc>
      </w:tr>
      <w:tr w:rsidR="007A494F" w14:paraId="2F680B62" w14:textId="77777777" w:rsidTr="00031171">
        <w:tc>
          <w:tcPr>
            <w:tcW w:w="2340" w:type="dxa"/>
          </w:tcPr>
          <w:p w14:paraId="5B5FDFAF" w14:textId="77777777" w:rsidR="007A494F" w:rsidRDefault="007A494F" w:rsidP="00031171">
            <w:pPr>
              <w:rPr>
                <w:b/>
                <w:bCs/>
                <w:lang w:eastAsia="ja-JP"/>
              </w:rPr>
            </w:pPr>
            <w:r w:rsidRPr="3FDF6E86">
              <w:rPr>
                <w:b/>
                <w:bCs/>
                <w:lang w:eastAsia="ja-JP"/>
              </w:rPr>
              <w:t>Normal Flow:</w:t>
            </w:r>
          </w:p>
        </w:tc>
        <w:tc>
          <w:tcPr>
            <w:tcW w:w="7020" w:type="dxa"/>
            <w:gridSpan w:val="3"/>
          </w:tcPr>
          <w:p w14:paraId="25A56256" w14:textId="3708F0AD" w:rsidR="007A494F" w:rsidRDefault="007065D3" w:rsidP="00CA4812">
            <w:pPr>
              <w:pStyle w:val="ListParagraph"/>
              <w:numPr>
                <w:ilvl w:val="0"/>
                <w:numId w:val="2"/>
              </w:numPr>
              <w:rPr>
                <w:b/>
                <w:bCs/>
                <w:lang w:eastAsia="ja-JP"/>
              </w:rPr>
            </w:pPr>
            <w:r w:rsidRPr="007065D3">
              <w:rPr>
                <w:b/>
                <w:bCs/>
                <w:lang w:eastAsia="ja-JP"/>
              </w:rPr>
              <w:t>Admin receives question</w:t>
            </w:r>
            <w:r w:rsidR="00B512B4">
              <w:rPr>
                <w:b/>
                <w:bCs/>
                <w:lang w:eastAsia="ja-JP"/>
              </w:rPr>
              <w:t xml:space="preserve"> through email</w:t>
            </w:r>
          </w:p>
          <w:p w14:paraId="291DA90D" w14:textId="025038C8" w:rsidR="007065D3" w:rsidRDefault="007065D3" w:rsidP="00CA4812">
            <w:pPr>
              <w:pStyle w:val="ListParagraph"/>
              <w:numPr>
                <w:ilvl w:val="0"/>
                <w:numId w:val="2"/>
              </w:numPr>
              <w:rPr>
                <w:b/>
                <w:bCs/>
                <w:lang w:eastAsia="ja-JP"/>
              </w:rPr>
            </w:pPr>
            <w:r>
              <w:rPr>
                <w:b/>
                <w:bCs/>
                <w:lang w:eastAsia="ja-JP"/>
              </w:rPr>
              <w:t>Admin contacts user who sent question</w:t>
            </w:r>
            <w:r w:rsidR="00507DB6">
              <w:rPr>
                <w:b/>
                <w:bCs/>
                <w:lang w:eastAsia="ja-JP"/>
              </w:rPr>
              <w:t xml:space="preserve"> via email</w:t>
            </w:r>
          </w:p>
          <w:p w14:paraId="46B251F6" w14:textId="77777777" w:rsidR="007065D3" w:rsidRDefault="007065D3" w:rsidP="00CA4812">
            <w:pPr>
              <w:pStyle w:val="ListParagraph"/>
              <w:numPr>
                <w:ilvl w:val="0"/>
                <w:numId w:val="2"/>
              </w:numPr>
              <w:rPr>
                <w:b/>
                <w:bCs/>
                <w:lang w:eastAsia="ja-JP"/>
              </w:rPr>
            </w:pPr>
            <w:r>
              <w:rPr>
                <w:b/>
                <w:bCs/>
                <w:lang w:eastAsia="ja-JP"/>
              </w:rPr>
              <w:t xml:space="preserve">Admin </w:t>
            </w:r>
            <w:r w:rsidR="00097F04">
              <w:rPr>
                <w:b/>
                <w:bCs/>
                <w:lang w:eastAsia="ja-JP"/>
              </w:rPr>
              <w:t>and user try to resolve any problems/questions user may have</w:t>
            </w:r>
          </w:p>
          <w:p w14:paraId="08152CE5" w14:textId="73111A02" w:rsidR="00097F04" w:rsidRPr="007065D3" w:rsidRDefault="00EE29E9" w:rsidP="00CA4812">
            <w:pPr>
              <w:pStyle w:val="ListParagraph"/>
              <w:numPr>
                <w:ilvl w:val="0"/>
                <w:numId w:val="2"/>
              </w:numPr>
              <w:rPr>
                <w:b/>
                <w:bCs/>
                <w:lang w:eastAsia="ja-JP"/>
              </w:rPr>
            </w:pPr>
            <w:r>
              <w:rPr>
                <w:b/>
                <w:bCs/>
                <w:lang w:eastAsia="ja-JP"/>
              </w:rPr>
              <w:t>Loop back 1-3 anytime admin gets contacted</w:t>
            </w:r>
          </w:p>
        </w:tc>
      </w:tr>
      <w:tr w:rsidR="007A494F" w14:paraId="6C4CA3EF" w14:textId="77777777" w:rsidTr="00031171">
        <w:tc>
          <w:tcPr>
            <w:tcW w:w="2340" w:type="dxa"/>
          </w:tcPr>
          <w:p w14:paraId="45897F4D" w14:textId="77777777" w:rsidR="007A494F" w:rsidRDefault="007A494F" w:rsidP="00031171">
            <w:pPr>
              <w:rPr>
                <w:b/>
                <w:bCs/>
                <w:lang w:eastAsia="ja-JP"/>
              </w:rPr>
            </w:pPr>
            <w:r w:rsidRPr="3FDF6E86">
              <w:rPr>
                <w:b/>
                <w:bCs/>
                <w:lang w:eastAsia="ja-JP"/>
              </w:rPr>
              <w:t>Alternative Flow:</w:t>
            </w:r>
          </w:p>
        </w:tc>
        <w:tc>
          <w:tcPr>
            <w:tcW w:w="7020" w:type="dxa"/>
            <w:gridSpan w:val="3"/>
          </w:tcPr>
          <w:p w14:paraId="46E57880" w14:textId="5A86A5D3" w:rsidR="007A494F" w:rsidRDefault="002F10D3" w:rsidP="00031171">
            <w:pPr>
              <w:rPr>
                <w:b/>
                <w:bCs/>
                <w:lang w:eastAsia="ja-JP"/>
              </w:rPr>
            </w:pPr>
            <w:r>
              <w:rPr>
                <w:b/>
                <w:bCs/>
                <w:lang w:eastAsia="ja-JP"/>
              </w:rPr>
              <w:t>Follow steps 1-4 from normal flow</w:t>
            </w:r>
          </w:p>
        </w:tc>
      </w:tr>
      <w:tr w:rsidR="007A494F" w14:paraId="2AFA1EC6" w14:textId="77777777" w:rsidTr="00031171">
        <w:tc>
          <w:tcPr>
            <w:tcW w:w="2340" w:type="dxa"/>
          </w:tcPr>
          <w:p w14:paraId="5339F512" w14:textId="77777777" w:rsidR="007A494F" w:rsidRDefault="007A494F" w:rsidP="00031171">
            <w:pPr>
              <w:rPr>
                <w:b/>
                <w:bCs/>
                <w:lang w:eastAsia="ja-JP"/>
              </w:rPr>
            </w:pPr>
            <w:r w:rsidRPr="3FDF6E86">
              <w:rPr>
                <w:b/>
                <w:bCs/>
                <w:lang w:eastAsia="ja-JP"/>
              </w:rPr>
              <w:t>Exceptions:</w:t>
            </w:r>
          </w:p>
        </w:tc>
        <w:tc>
          <w:tcPr>
            <w:tcW w:w="7020" w:type="dxa"/>
            <w:gridSpan w:val="3"/>
          </w:tcPr>
          <w:p w14:paraId="717B8715" w14:textId="3483F3AB" w:rsidR="007A494F" w:rsidRDefault="00103AD3" w:rsidP="00031171">
            <w:pPr>
              <w:rPr>
                <w:b/>
                <w:bCs/>
                <w:lang w:eastAsia="ja-JP"/>
              </w:rPr>
            </w:pPr>
            <w:r>
              <w:rPr>
                <w:b/>
                <w:bCs/>
                <w:lang w:eastAsia="ja-JP"/>
              </w:rPr>
              <w:t>If user does not respond after a certain amount of time close question</w:t>
            </w:r>
          </w:p>
        </w:tc>
      </w:tr>
      <w:tr w:rsidR="007A494F" w14:paraId="207AEAAD" w14:textId="77777777" w:rsidTr="00031171">
        <w:tc>
          <w:tcPr>
            <w:tcW w:w="2340" w:type="dxa"/>
          </w:tcPr>
          <w:p w14:paraId="587B6C5E" w14:textId="77777777" w:rsidR="007A494F" w:rsidRDefault="007A494F" w:rsidP="00031171">
            <w:pPr>
              <w:rPr>
                <w:b/>
                <w:bCs/>
                <w:lang w:eastAsia="ja-JP"/>
              </w:rPr>
            </w:pPr>
            <w:r w:rsidRPr="3FDF6E86">
              <w:rPr>
                <w:b/>
                <w:bCs/>
                <w:lang w:eastAsia="ja-JP"/>
              </w:rPr>
              <w:t>Includes:</w:t>
            </w:r>
          </w:p>
        </w:tc>
        <w:tc>
          <w:tcPr>
            <w:tcW w:w="7020" w:type="dxa"/>
            <w:gridSpan w:val="3"/>
          </w:tcPr>
          <w:p w14:paraId="11F93535" w14:textId="26779930" w:rsidR="007A494F" w:rsidRDefault="004724CF" w:rsidP="00031171">
            <w:pPr>
              <w:rPr>
                <w:b/>
                <w:bCs/>
                <w:lang w:eastAsia="ja-JP"/>
              </w:rPr>
            </w:pPr>
            <w:r>
              <w:rPr>
                <w:b/>
                <w:bCs/>
                <w:lang w:eastAsia="ja-JP"/>
              </w:rPr>
              <w:t>UC-CM</w:t>
            </w:r>
          </w:p>
        </w:tc>
      </w:tr>
      <w:tr w:rsidR="007A494F" w14:paraId="72DB7DA2" w14:textId="77777777" w:rsidTr="00031171">
        <w:tc>
          <w:tcPr>
            <w:tcW w:w="2340" w:type="dxa"/>
          </w:tcPr>
          <w:p w14:paraId="2689C012" w14:textId="77777777" w:rsidR="007A494F" w:rsidRDefault="007A494F" w:rsidP="00031171">
            <w:pPr>
              <w:rPr>
                <w:b/>
                <w:bCs/>
                <w:lang w:eastAsia="ja-JP"/>
              </w:rPr>
            </w:pPr>
            <w:r w:rsidRPr="3FDF6E86">
              <w:rPr>
                <w:b/>
                <w:bCs/>
                <w:lang w:eastAsia="ja-JP"/>
              </w:rPr>
              <w:t>Frequency of Use:</w:t>
            </w:r>
          </w:p>
        </w:tc>
        <w:tc>
          <w:tcPr>
            <w:tcW w:w="7020" w:type="dxa"/>
            <w:gridSpan w:val="3"/>
          </w:tcPr>
          <w:p w14:paraId="0D9A487C" w14:textId="695BCF50" w:rsidR="007A494F" w:rsidRDefault="000E3E36" w:rsidP="00031171">
            <w:pPr>
              <w:rPr>
                <w:b/>
                <w:bCs/>
                <w:lang w:eastAsia="ja-JP"/>
              </w:rPr>
            </w:pPr>
            <w:r>
              <w:rPr>
                <w:b/>
                <w:bCs/>
                <w:lang w:eastAsia="ja-JP"/>
              </w:rPr>
              <w:t>Whenever user has a question</w:t>
            </w:r>
          </w:p>
        </w:tc>
      </w:tr>
      <w:tr w:rsidR="007A494F" w14:paraId="4BFED192" w14:textId="77777777" w:rsidTr="00031171">
        <w:tc>
          <w:tcPr>
            <w:tcW w:w="2340" w:type="dxa"/>
          </w:tcPr>
          <w:p w14:paraId="696F9FB8" w14:textId="77777777" w:rsidR="007A494F" w:rsidRDefault="007A494F" w:rsidP="00031171">
            <w:pPr>
              <w:rPr>
                <w:b/>
                <w:bCs/>
                <w:lang w:eastAsia="ja-JP"/>
              </w:rPr>
            </w:pPr>
            <w:r w:rsidRPr="3FDF6E86">
              <w:rPr>
                <w:b/>
                <w:bCs/>
                <w:lang w:eastAsia="ja-JP"/>
              </w:rPr>
              <w:t>Special Requirements:</w:t>
            </w:r>
          </w:p>
        </w:tc>
        <w:tc>
          <w:tcPr>
            <w:tcW w:w="7020" w:type="dxa"/>
            <w:gridSpan w:val="3"/>
          </w:tcPr>
          <w:p w14:paraId="7A4F3706" w14:textId="1FC2C4A1" w:rsidR="007A494F" w:rsidRDefault="000E3E36" w:rsidP="00031171">
            <w:pPr>
              <w:rPr>
                <w:b/>
                <w:bCs/>
                <w:lang w:eastAsia="ja-JP"/>
              </w:rPr>
            </w:pPr>
            <w:r>
              <w:rPr>
                <w:b/>
                <w:bCs/>
                <w:lang w:eastAsia="ja-JP"/>
              </w:rPr>
              <w:t>Not applicable</w:t>
            </w:r>
          </w:p>
        </w:tc>
      </w:tr>
      <w:tr w:rsidR="007A494F" w14:paraId="161C17BC" w14:textId="77777777" w:rsidTr="00031171">
        <w:tc>
          <w:tcPr>
            <w:tcW w:w="2340" w:type="dxa"/>
          </w:tcPr>
          <w:p w14:paraId="09BAB991" w14:textId="77777777" w:rsidR="007A494F" w:rsidRDefault="007A494F" w:rsidP="00031171">
            <w:pPr>
              <w:rPr>
                <w:b/>
                <w:bCs/>
                <w:lang w:eastAsia="ja-JP"/>
              </w:rPr>
            </w:pPr>
            <w:r w:rsidRPr="3FDF6E86">
              <w:rPr>
                <w:b/>
                <w:bCs/>
                <w:lang w:eastAsia="ja-JP"/>
              </w:rPr>
              <w:t>Assumptions:</w:t>
            </w:r>
          </w:p>
        </w:tc>
        <w:tc>
          <w:tcPr>
            <w:tcW w:w="7020" w:type="dxa"/>
            <w:gridSpan w:val="3"/>
          </w:tcPr>
          <w:p w14:paraId="5B6D95E3" w14:textId="55ECF29E" w:rsidR="007A494F" w:rsidRDefault="005A59DB" w:rsidP="00031171">
            <w:pPr>
              <w:rPr>
                <w:b/>
                <w:bCs/>
                <w:lang w:eastAsia="ja-JP"/>
              </w:rPr>
            </w:pPr>
            <w:r>
              <w:rPr>
                <w:b/>
                <w:bCs/>
                <w:lang w:eastAsia="ja-JP"/>
              </w:rPr>
              <w:t xml:space="preserve">User </w:t>
            </w:r>
            <w:r w:rsidR="00237BE5">
              <w:rPr>
                <w:b/>
                <w:bCs/>
                <w:lang w:eastAsia="ja-JP"/>
              </w:rPr>
              <w:t>can</w:t>
            </w:r>
            <w:r>
              <w:rPr>
                <w:b/>
                <w:bCs/>
                <w:lang w:eastAsia="ja-JP"/>
              </w:rPr>
              <w:t xml:space="preserve"> fill out the contact form</w:t>
            </w:r>
          </w:p>
        </w:tc>
      </w:tr>
      <w:tr w:rsidR="007A494F" w14:paraId="6CA64A39" w14:textId="77777777" w:rsidTr="00031171">
        <w:tc>
          <w:tcPr>
            <w:tcW w:w="2340" w:type="dxa"/>
          </w:tcPr>
          <w:p w14:paraId="4EC73AD9" w14:textId="77777777" w:rsidR="007A494F" w:rsidRDefault="007A494F" w:rsidP="00031171">
            <w:pPr>
              <w:rPr>
                <w:b/>
                <w:bCs/>
                <w:lang w:eastAsia="ja-JP"/>
              </w:rPr>
            </w:pPr>
            <w:r w:rsidRPr="3FDF6E86">
              <w:rPr>
                <w:b/>
                <w:bCs/>
                <w:lang w:eastAsia="ja-JP"/>
              </w:rPr>
              <w:t>Notes and Issues:</w:t>
            </w:r>
          </w:p>
        </w:tc>
        <w:tc>
          <w:tcPr>
            <w:tcW w:w="7020" w:type="dxa"/>
            <w:gridSpan w:val="3"/>
          </w:tcPr>
          <w:p w14:paraId="4C296F79" w14:textId="513AB44D" w:rsidR="007A494F" w:rsidRDefault="005A59DB" w:rsidP="00031171">
            <w:pPr>
              <w:rPr>
                <w:b/>
                <w:bCs/>
                <w:lang w:eastAsia="ja-JP"/>
              </w:rPr>
            </w:pPr>
            <w:r>
              <w:rPr>
                <w:b/>
                <w:bCs/>
                <w:lang w:eastAsia="ja-JP"/>
              </w:rPr>
              <w:t>Not applicable</w:t>
            </w:r>
          </w:p>
        </w:tc>
      </w:tr>
      <w:tr w:rsidR="7D60F6A2" w14:paraId="725ED21B" w14:textId="77777777" w:rsidTr="7D60F6A2">
        <w:tc>
          <w:tcPr>
            <w:tcW w:w="2340" w:type="dxa"/>
          </w:tcPr>
          <w:p w14:paraId="211DC8F1" w14:textId="77777777" w:rsidR="67A19BD6" w:rsidRDefault="67A19BD6" w:rsidP="7D60F6A2">
            <w:pPr>
              <w:jc w:val="right"/>
              <w:rPr>
                <w:b/>
                <w:bCs/>
                <w:lang w:eastAsia="ja-JP"/>
              </w:rPr>
            </w:pPr>
            <w:r w:rsidRPr="7D60F6A2">
              <w:rPr>
                <w:b/>
                <w:bCs/>
                <w:lang w:eastAsia="ja-JP"/>
              </w:rPr>
              <w:lastRenderedPageBreak/>
              <w:t>Use Case ID:</w:t>
            </w:r>
          </w:p>
        </w:tc>
        <w:tc>
          <w:tcPr>
            <w:tcW w:w="7020" w:type="dxa"/>
            <w:gridSpan w:val="3"/>
          </w:tcPr>
          <w:p w14:paraId="46A0CEFB" w14:textId="3EBEF1ED" w:rsidR="67A19BD6" w:rsidRDefault="67A19BD6" w:rsidP="7D60F6A2">
            <w:pPr>
              <w:rPr>
                <w:b/>
                <w:bCs/>
                <w:lang w:eastAsia="ja-JP"/>
              </w:rPr>
            </w:pPr>
            <w:r w:rsidRPr="7D60F6A2">
              <w:rPr>
                <w:b/>
                <w:bCs/>
                <w:lang w:eastAsia="ja-JP"/>
              </w:rPr>
              <w:t>UC-</w:t>
            </w:r>
            <w:r w:rsidR="00010FAA">
              <w:rPr>
                <w:b/>
                <w:bCs/>
                <w:lang w:eastAsia="ja-JP"/>
              </w:rPr>
              <w:t>CM</w:t>
            </w:r>
          </w:p>
        </w:tc>
      </w:tr>
      <w:tr w:rsidR="7D60F6A2" w14:paraId="3661D3C7" w14:textId="77777777" w:rsidTr="7D60F6A2">
        <w:tc>
          <w:tcPr>
            <w:tcW w:w="2340" w:type="dxa"/>
          </w:tcPr>
          <w:p w14:paraId="1A296778" w14:textId="77777777" w:rsidR="67A19BD6" w:rsidRDefault="67A19BD6" w:rsidP="7D60F6A2">
            <w:pPr>
              <w:jc w:val="right"/>
              <w:rPr>
                <w:b/>
                <w:bCs/>
                <w:lang w:eastAsia="ja-JP"/>
              </w:rPr>
            </w:pPr>
            <w:r w:rsidRPr="7D60F6A2">
              <w:rPr>
                <w:b/>
                <w:bCs/>
                <w:lang w:eastAsia="ja-JP"/>
              </w:rPr>
              <w:t>Use Case Name:</w:t>
            </w:r>
          </w:p>
        </w:tc>
        <w:tc>
          <w:tcPr>
            <w:tcW w:w="7020" w:type="dxa"/>
            <w:gridSpan w:val="3"/>
          </w:tcPr>
          <w:p w14:paraId="223BE60F" w14:textId="77A817AA" w:rsidR="15EA3E3A" w:rsidRDefault="00010FAA" w:rsidP="7D60F6A2">
            <w:pPr>
              <w:rPr>
                <w:b/>
                <w:bCs/>
                <w:lang w:eastAsia="ja-JP"/>
              </w:rPr>
            </w:pPr>
            <w:r>
              <w:rPr>
                <w:b/>
                <w:bCs/>
                <w:lang w:eastAsia="ja-JP"/>
              </w:rPr>
              <w:t>Confirm</w:t>
            </w:r>
          </w:p>
        </w:tc>
      </w:tr>
      <w:tr w:rsidR="7D60F6A2" w14:paraId="1B00436E" w14:textId="77777777" w:rsidTr="7D60F6A2">
        <w:tc>
          <w:tcPr>
            <w:tcW w:w="2340" w:type="dxa"/>
          </w:tcPr>
          <w:p w14:paraId="28844584" w14:textId="77777777" w:rsidR="67A19BD6" w:rsidRDefault="67A19BD6" w:rsidP="7D60F6A2">
            <w:pPr>
              <w:jc w:val="right"/>
              <w:rPr>
                <w:b/>
                <w:bCs/>
                <w:lang w:eastAsia="ja-JP"/>
              </w:rPr>
            </w:pPr>
            <w:r w:rsidRPr="7D60F6A2">
              <w:rPr>
                <w:b/>
                <w:bCs/>
                <w:lang w:eastAsia="ja-JP"/>
              </w:rPr>
              <w:t>Created By:</w:t>
            </w:r>
          </w:p>
        </w:tc>
        <w:tc>
          <w:tcPr>
            <w:tcW w:w="2340" w:type="dxa"/>
          </w:tcPr>
          <w:p w14:paraId="694423B1" w14:textId="5FEB8747" w:rsidR="0419530C" w:rsidRDefault="0419530C" w:rsidP="7D60F6A2">
            <w:pPr>
              <w:rPr>
                <w:b/>
                <w:bCs/>
                <w:lang w:eastAsia="ja-JP"/>
              </w:rPr>
            </w:pPr>
            <w:r w:rsidRPr="7D60F6A2">
              <w:rPr>
                <w:b/>
                <w:bCs/>
                <w:lang w:eastAsia="ja-JP"/>
              </w:rPr>
              <w:t>Team Red</w:t>
            </w:r>
          </w:p>
        </w:tc>
        <w:tc>
          <w:tcPr>
            <w:tcW w:w="2340" w:type="dxa"/>
          </w:tcPr>
          <w:p w14:paraId="2991956C" w14:textId="45F947EE" w:rsidR="7D60F6A2" w:rsidRDefault="00010FAA" w:rsidP="7D60F6A2">
            <w:pPr>
              <w:rPr>
                <w:b/>
                <w:bCs/>
                <w:lang w:eastAsia="ja-JP"/>
              </w:rPr>
            </w:pPr>
            <w:r>
              <w:rPr>
                <w:b/>
                <w:bCs/>
                <w:lang w:eastAsia="ja-JP"/>
              </w:rPr>
              <w:t>Last Updated By:</w:t>
            </w:r>
          </w:p>
        </w:tc>
        <w:tc>
          <w:tcPr>
            <w:tcW w:w="2340" w:type="dxa"/>
          </w:tcPr>
          <w:p w14:paraId="77488443" w14:textId="0C27E8B2" w:rsidR="7D60F6A2" w:rsidRDefault="00010FAA" w:rsidP="7D60F6A2">
            <w:pPr>
              <w:rPr>
                <w:b/>
                <w:bCs/>
                <w:lang w:eastAsia="ja-JP"/>
              </w:rPr>
            </w:pPr>
            <w:r>
              <w:rPr>
                <w:b/>
                <w:bCs/>
                <w:lang w:eastAsia="ja-JP"/>
              </w:rPr>
              <w:t xml:space="preserve">Theodore </w:t>
            </w:r>
            <w:proofErr w:type="spellStart"/>
            <w:r>
              <w:rPr>
                <w:b/>
                <w:bCs/>
                <w:lang w:eastAsia="ja-JP"/>
              </w:rPr>
              <w:t>Tsimiklis</w:t>
            </w:r>
            <w:proofErr w:type="spellEnd"/>
          </w:p>
        </w:tc>
      </w:tr>
      <w:tr w:rsidR="7D60F6A2" w14:paraId="402A0AF6" w14:textId="77777777" w:rsidTr="7D60F6A2">
        <w:tc>
          <w:tcPr>
            <w:tcW w:w="2340" w:type="dxa"/>
          </w:tcPr>
          <w:p w14:paraId="15753F13" w14:textId="77777777" w:rsidR="67A19BD6" w:rsidRDefault="67A19BD6" w:rsidP="7D60F6A2">
            <w:pPr>
              <w:jc w:val="right"/>
              <w:rPr>
                <w:b/>
                <w:bCs/>
                <w:lang w:eastAsia="ja-JP"/>
              </w:rPr>
            </w:pPr>
            <w:r w:rsidRPr="7D60F6A2">
              <w:rPr>
                <w:b/>
                <w:bCs/>
                <w:lang w:eastAsia="ja-JP"/>
              </w:rPr>
              <w:t>Date Created:</w:t>
            </w:r>
          </w:p>
        </w:tc>
        <w:tc>
          <w:tcPr>
            <w:tcW w:w="2340" w:type="dxa"/>
          </w:tcPr>
          <w:p w14:paraId="6EAD6400" w14:textId="2745FD81" w:rsidR="197320A0" w:rsidRDefault="197320A0" w:rsidP="7D60F6A2">
            <w:pPr>
              <w:rPr>
                <w:b/>
                <w:bCs/>
                <w:lang w:eastAsia="ja-JP"/>
              </w:rPr>
            </w:pPr>
            <w:r w:rsidRPr="7D60F6A2">
              <w:rPr>
                <w:b/>
                <w:bCs/>
                <w:lang w:eastAsia="ja-JP"/>
              </w:rPr>
              <w:t>2</w:t>
            </w:r>
            <w:r w:rsidR="00010FAA">
              <w:rPr>
                <w:b/>
                <w:bCs/>
                <w:lang w:eastAsia="ja-JP"/>
              </w:rPr>
              <w:t>022/03/06</w:t>
            </w:r>
          </w:p>
        </w:tc>
        <w:tc>
          <w:tcPr>
            <w:tcW w:w="2340" w:type="dxa"/>
          </w:tcPr>
          <w:p w14:paraId="2F95A344" w14:textId="76B59404" w:rsidR="7D60F6A2" w:rsidRDefault="00010FAA" w:rsidP="7D60F6A2">
            <w:pPr>
              <w:rPr>
                <w:b/>
                <w:bCs/>
                <w:lang w:eastAsia="ja-JP"/>
              </w:rPr>
            </w:pPr>
            <w:r>
              <w:rPr>
                <w:b/>
                <w:bCs/>
                <w:lang w:eastAsia="ja-JP"/>
              </w:rPr>
              <w:t>Last Revision Date:</w:t>
            </w:r>
          </w:p>
        </w:tc>
        <w:tc>
          <w:tcPr>
            <w:tcW w:w="2340" w:type="dxa"/>
          </w:tcPr>
          <w:p w14:paraId="28EAA6C5" w14:textId="6450EE45" w:rsidR="7D60F6A2" w:rsidRDefault="00224A3C" w:rsidP="7D60F6A2">
            <w:pPr>
              <w:rPr>
                <w:b/>
                <w:bCs/>
                <w:lang w:eastAsia="ja-JP"/>
              </w:rPr>
            </w:pPr>
            <w:r>
              <w:rPr>
                <w:b/>
                <w:bCs/>
                <w:lang w:eastAsia="ja-JP"/>
              </w:rPr>
              <w:t>2022/03/06</w:t>
            </w:r>
          </w:p>
        </w:tc>
      </w:tr>
      <w:tr w:rsidR="7D60F6A2" w14:paraId="32709659" w14:textId="77777777" w:rsidTr="7D60F6A2">
        <w:tc>
          <w:tcPr>
            <w:tcW w:w="2340" w:type="dxa"/>
          </w:tcPr>
          <w:p w14:paraId="78778DF7" w14:textId="77777777" w:rsidR="67A19BD6" w:rsidRDefault="67A19BD6" w:rsidP="7D60F6A2">
            <w:pPr>
              <w:rPr>
                <w:b/>
                <w:bCs/>
                <w:lang w:eastAsia="ja-JP"/>
              </w:rPr>
            </w:pPr>
            <w:r w:rsidRPr="7D60F6A2">
              <w:rPr>
                <w:b/>
                <w:bCs/>
                <w:lang w:eastAsia="ja-JP"/>
              </w:rPr>
              <w:t>Actors:</w:t>
            </w:r>
          </w:p>
        </w:tc>
        <w:tc>
          <w:tcPr>
            <w:tcW w:w="7020" w:type="dxa"/>
            <w:gridSpan w:val="3"/>
          </w:tcPr>
          <w:p w14:paraId="166456F8" w14:textId="1FF2A8AD" w:rsidR="7D60F6A2" w:rsidRDefault="000C0C4A" w:rsidP="7D60F6A2">
            <w:pPr>
              <w:rPr>
                <w:b/>
                <w:bCs/>
                <w:lang w:eastAsia="ja-JP"/>
              </w:rPr>
            </w:pPr>
            <w:r>
              <w:rPr>
                <w:b/>
                <w:bCs/>
                <w:lang w:eastAsia="ja-JP"/>
              </w:rPr>
              <w:t xml:space="preserve">Admin </w:t>
            </w:r>
            <w:r w:rsidR="00507DB6">
              <w:rPr>
                <w:b/>
                <w:bCs/>
                <w:lang w:eastAsia="ja-JP"/>
              </w:rPr>
              <w:t>(</w:t>
            </w:r>
            <w:r w:rsidR="00C121A9">
              <w:rPr>
                <w:b/>
                <w:bCs/>
                <w:lang w:eastAsia="ja-JP"/>
              </w:rPr>
              <w:t>Primary</w:t>
            </w:r>
            <w:r w:rsidR="00507DB6">
              <w:rPr>
                <w:b/>
                <w:bCs/>
                <w:lang w:eastAsia="ja-JP"/>
              </w:rPr>
              <w:t>)</w:t>
            </w:r>
          </w:p>
        </w:tc>
      </w:tr>
      <w:tr w:rsidR="7D60F6A2" w14:paraId="19ECA451" w14:textId="77777777" w:rsidTr="7D60F6A2">
        <w:tc>
          <w:tcPr>
            <w:tcW w:w="2340" w:type="dxa"/>
          </w:tcPr>
          <w:p w14:paraId="7E995842" w14:textId="77777777" w:rsidR="67A19BD6" w:rsidRDefault="67A19BD6" w:rsidP="7D60F6A2">
            <w:pPr>
              <w:rPr>
                <w:b/>
                <w:bCs/>
                <w:lang w:eastAsia="ja-JP"/>
              </w:rPr>
            </w:pPr>
            <w:r w:rsidRPr="7D60F6A2">
              <w:rPr>
                <w:b/>
                <w:bCs/>
                <w:lang w:eastAsia="ja-JP"/>
              </w:rPr>
              <w:t>Description:</w:t>
            </w:r>
          </w:p>
        </w:tc>
        <w:tc>
          <w:tcPr>
            <w:tcW w:w="7020" w:type="dxa"/>
            <w:gridSpan w:val="3"/>
          </w:tcPr>
          <w:p w14:paraId="3487B585" w14:textId="4008EE94" w:rsidR="7D60F6A2" w:rsidRDefault="003956F5" w:rsidP="7D60F6A2">
            <w:pPr>
              <w:rPr>
                <w:b/>
                <w:bCs/>
                <w:lang w:eastAsia="ja-JP"/>
              </w:rPr>
            </w:pPr>
            <w:r>
              <w:rPr>
                <w:b/>
                <w:bCs/>
                <w:lang w:eastAsia="ja-JP"/>
              </w:rPr>
              <w:t>To confirm question</w:t>
            </w:r>
          </w:p>
        </w:tc>
      </w:tr>
      <w:tr w:rsidR="7D60F6A2" w14:paraId="50010B0E" w14:textId="77777777" w:rsidTr="7D60F6A2">
        <w:tc>
          <w:tcPr>
            <w:tcW w:w="2340" w:type="dxa"/>
          </w:tcPr>
          <w:p w14:paraId="38B0FFD9" w14:textId="77777777" w:rsidR="67A19BD6" w:rsidRDefault="67A19BD6" w:rsidP="7D60F6A2">
            <w:pPr>
              <w:rPr>
                <w:b/>
                <w:bCs/>
                <w:lang w:eastAsia="ja-JP"/>
              </w:rPr>
            </w:pPr>
            <w:r w:rsidRPr="7D60F6A2">
              <w:rPr>
                <w:b/>
                <w:bCs/>
                <w:lang w:eastAsia="ja-JP"/>
              </w:rPr>
              <w:t>Trigger:</w:t>
            </w:r>
          </w:p>
        </w:tc>
        <w:tc>
          <w:tcPr>
            <w:tcW w:w="7020" w:type="dxa"/>
            <w:gridSpan w:val="3"/>
          </w:tcPr>
          <w:p w14:paraId="14407745" w14:textId="0CF82D4F" w:rsidR="7D60F6A2" w:rsidRDefault="003956F5" w:rsidP="7D60F6A2">
            <w:pPr>
              <w:rPr>
                <w:b/>
                <w:bCs/>
                <w:lang w:eastAsia="ja-JP"/>
              </w:rPr>
            </w:pPr>
            <w:r>
              <w:rPr>
                <w:b/>
                <w:bCs/>
                <w:lang w:eastAsia="ja-JP"/>
              </w:rPr>
              <w:t xml:space="preserve">When </w:t>
            </w:r>
            <w:r w:rsidR="00C20CEE">
              <w:rPr>
                <w:b/>
                <w:bCs/>
                <w:lang w:eastAsia="ja-JP"/>
              </w:rPr>
              <w:t>user</w:t>
            </w:r>
            <w:r>
              <w:rPr>
                <w:b/>
                <w:bCs/>
                <w:lang w:eastAsia="ja-JP"/>
              </w:rPr>
              <w:t xml:space="preserve"> is about to </w:t>
            </w:r>
            <w:r w:rsidR="00C20CEE">
              <w:rPr>
                <w:b/>
                <w:bCs/>
                <w:lang w:eastAsia="ja-JP"/>
              </w:rPr>
              <w:t>submit question</w:t>
            </w:r>
          </w:p>
        </w:tc>
      </w:tr>
      <w:tr w:rsidR="7D60F6A2" w14:paraId="57423CA9" w14:textId="77777777" w:rsidTr="7D60F6A2">
        <w:tc>
          <w:tcPr>
            <w:tcW w:w="2340" w:type="dxa"/>
          </w:tcPr>
          <w:p w14:paraId="66D0BC3A" w14:textId="77777777" w:rsidR="67A19BD6" w:rsidRDefault="67A19BD6" w:rsidP="7D60F6A2">
            <w:pPr>
              <w:rPr>
                <w:b/>
                <w:bCs/>
                <w:lang w:eastAsia="ja-JP"/>
              </w:rPr>
            </w:pPr>
            <w:r w:rsidRPr="7D60F6A2">
              <w:rPr>
                <w:b/>
                <w:bCs/>
                <w:lang w:eastAsia="ja-JP"/>
              </w:rPr>
              <w:t>Preconditions:</w:t>
            </w:r>
          </w:p>
        </w:tc>
        <w:tc>
          <w:tcPr>
            <w:tcW w:w="7020" w:type="dxa"/>
            <w:gridSpan w:val="3"/>
          </w:tcPr>
          <w:p w14:paraId="6DF129C7" w14:textId="4F525C44" w:rsidR="7D60F6A2" w:rsidRDefault="003956F5" w:rsidP="7D60F6A2">
            <w:pPr>
              <w:rPr>
                <w:b/>
                <w:bCs/>
                <w:lang w:eastAsia="ja-JP"/>
              </w:rPr>
            </w:pPr>
            <w:r>
              <w:rPr>
                <w:b/>
                <w:bCs/>
                <w:lang w:eastAsia="ja-JP"/>
              </w:rPr>
              <w:t xml:space="preserve">Questionnaire </w:t>
            </w:r>
            <w:r w:rsidR="00C06AC5">
              <w:rPr>
                <w:b/>
                <w:bCs/>
                <w:lang w:eastAsia="ja-JP"/>
              </w:rPr>
              <w:t>must</w:t>
            </w:r>
            <w:r>
              <w:rPr>
                <w:b/>
                <w:bCs/>
                <w:lang w:eastAsia="ja-JP"/>
              </w:rPr>
              <w:t xml:space="preserve"> be filled</w:t>
            </w:r>
          </w:p>
        </w:tc>
      </w:tr>
      <w:tr w:rsidR="7D60F6A2" w:rsidRPr="00E10AA0" w14:paraId="6805F479" w14:textId="77777777" w:rsidTr="7D60F6A2">
        <w:tc>
          <w:tcPr>
            <w:tcW w:w="2340" w:type="dxa"/>
          </w:tcPr>
          <w:p w14:paraId="7A0BF854" w14:textId="77777777" w:rsidR="67A19BD6" w:rsidRDefault="67A19BD6" w:rsidP="7D60F6A2">
            <w:pPr>
              <w:rPr>
                <w:b/>
                <w:bCs/>
                <w:lang w:eastAsia="ja-JP"/>
              </w:rPr>
            </w:pPr>
            <w:r w:rsidRPr="7D60F6A2">
              <w:rPr>
                <w:b/>
                <w:bCs/>
                <w:lang w:eastAsia="ja-JP"/>
              </w:rPr>
              <w:t>Postconditions:</w:t>
            </w:r>
          </w:p>
        </w:tc>
        <w:tc>
          <w:tcPr>
            <w:tcW w:w="7020" w:type="dxa"/>
            <w:gridSpan w:val="3"/>
          </w:tcPr>
          <w:p w14:paraId="4A836996" w14:textId="77777777" w:rsidR="7D60F6A2" w:rsidRDefault="00256AD7" w:rsidP="00CA4812">
            <w:pPr>
              <w:pStyle w:val="ListParagraph"/>
              <w:numPr>
                <w:ilvl w:val="0"/>
                <w:numId w:val="7"/>
              </w:numPr>
              <w:rPr>
                <w:b/>
                <w:bCs/>
                <w:lang w:eastAsia="ja-JP"/>
              </w:rPr>
            </w:pPr>
            <w:r>
              <w:rPr>
                <w:b/>
                <w:bCs/>
                <w:lang w:eastAsia="ja-JP"/>
              </w:rPr>
              <w:t>Fill out questionnaire</w:t>
            </w:r>
          </w:p>
          <w:p w14:paraId="3CBB6C62" w14:textId="646D3373" w:rsidR="7D60F6A2" w:rsidRPr="00E10AA0" w:rsidRDefault="00256AD7" w:rsidP="00CA4812">
            <w:pPr>
              <w:pStyle w:val="ListParagraph"/>
              <w:numPr>
                <w:ilvl w:val="0"/>
                <w:numId w:val="7"/>
              </w:numPr>
              <w:rPr>
                <w:b/>
                <w:bCs/>
                <w:lang w:eastAsia="ja-JP"/>
              </w:rPr>
            </w:pPr>
            <w:r>
              <w:rPr>
                <w:b/>
                <w:bCs/>
                <w:lang w:eastAsia="ja-JP"/>
              </w:rPr>
              <w:t xml:space="preserve">Message prompt pops up </w:t>
            </w:r>
          </w:p>
        </w:tc>
      </w:tr>
      <w:tr w:rsidR="7D60F6A2" w:rsidRPr="00000820" w14:paraId="59C02B7F" w14:textId="77777777" w:rsidTr="7D60F6A2">
        <w:tc>
          <w:tcPr>
            <w:tcW w:w="2340" w:type="dxa"/>
          </w:tcPr>
          <w:p w14:paraId="6D6EF7E7" w14:textId="77777777" w:rsidR="67A19BD6" w:rsidRDefault="67A19BD6" w:rsidP="7D60F6A2">
            <w:pPr>
              <w:rPr>
                <w:b/>
                <w:bCs/>
                <w:lang w:eastAsia="ja-JP"/>
              </w:rPr>
            </w:pPr>
            <w:r w:rsidRPr="7D60F6A2">
              <w:rPr>
                <w:b/>
                <w:bCs/>
                <w:lang w:eastAsia="ja-JP"/>
              </w:rPr>
              <w:t>Normal Flow:</w:t>
            </w:r>
          </w:p>
        </w:tc>
        <w:tc>
          <w:tcPr>
            <w:tcW w:w="7020" w:type="dxa"/>
            <w:gridSpan w:val="3"/>
          </w:tcPr>
          <w:p w14:paraId="18E5B4E9" w14:textId="77777777" w:rsidR="7D60F6A2" w:rsidRDefault="00256AD7" w:rsidP="00CA4812">
            <w:pPr>
              <w:pStyle w:val="ListParagraph"/>
              <w:numPr>
                <w:ilvl w:val="0"/>
                <w:numId w:val="8"/>
              </w:numPr>
              <w:rPr>
                <w:b/>
                <w:bCs/>
                <w:lang w:eastAsia="ja-JP"/>
              </w:rPr>
            </w:pPr>
            <w:r>
              <w:rPr>
                <w:b/>
                <w:bCs/>
                <w:lang w:eastAsia="ja-JP"/>
              </w:rPr>
              <w:t>Fill out questionnaire</w:t>
            </w:r>
          </w:p>
          <w:p w14:paraId="1F21E181" w14:textId="77777777" w:rsidR="00410A18" w:rsidRDefault="00410A18" w:rsidP="00410A18">
            <w:pPr>
              <w:pStyle w:val="ListParagraph"/>
              <w:numPr>
                <w:ilvl w:val="0"/>
                <w:numId w:val="8"/>
              </w:numPr>
              <w:rPr>
                <w:b/>
                <w:bCs/>
                <w:lang w:eastAsia="ja-JP"/>
              </w:rPr>
            </w:pPr>
            <w:r>
              <w:rPr>
                <w:b/>
                <w:bCs/>
                <w:lang w:eastAsia="ja-JP"/>
              </w:rPr>
              <w:t>Fill out name last name</w:t>
            </w:r>
          </w:p>
          <w:p w14:paraId="71D4C38A" w14:textId="77777777" w:rsidR="00410A18" w:rsidRDefault="00410A18" w:rsidP="00410A18">
            <w:pPr>
              <w:pStyle w:val="ListParagraph"/>
              <w:numPr>
                <w:ilvl w:val="0"/>
                <w:numId w:val="8"/>
              </w:numPr>
              <w:rPr>
                <w:b/>
                <w:bCs/>
                <w:lang w:eastAsia="ja-JP"/>
              </w:rPr>
            </w:pPr>
            <w:r>
              <w:rPr>
                <w:b/>
                <w:bCs/>
                <w:lang w:eastAsia="ja-JP"/>
              </w:rPr>
              <w:t>Add email</w:t>
            </w:r>
          </w:p>
          <w:p w14:paraId="0A5E6F62" w14:textId="77777777" w:rsidR="00410A18" w:rsidRDefault="00410A18" w:rsidP="00410A18">
            <w:pPr>
              <w:pStyle w:val="ListParagraph"/>
              <w:numPr>
                <w:ilvl w:val="0"/>
                <w:numId w:val="8"/>
              </w:numPr>
              <w:rPr>
                <w:b/>
                <w:bCs/>
                <w:lang w:eastAsia="ja-JP"/>
              </w:rPr>
            </w:pPr>
            <w:r>
              <w:rPr>
                <w:b/>
                <w:bCs/>
                <w:lang w:eastAsia="ja-JP"/>
              </w:rPr>
              <w:t>Add phone number as secondary contact</w:t>
            </w:r>
          </w:p>
          <w:p w14:paraId="63E3CBF4" w14:textId="77777777" w:rsidR="00410A18" w:rsidRDefault="00410A18" w:rsidP="00410A18">
            <w:pPr>
              <w:pStyle w:val="ListParagraph"/>
              <w:numPr>
                <w:ilvl w:val="0"/>
                <w:numId w:val="8"/>
              </w:numPr>
              <w:rPr>
                <w:b/>
                <w:bCs/>
                <w:lang w:eastAsia="ja-JP"/>
              </w:rPr>
            </w:pPr>
            <w:r>
              <w:rPr>
                <w:b/>
                <w:bCs/>
                <w:lang w:eastAsia="ja-JP"/>
              </w:rPr>
              <w:t>Write question</w:t>
            </w:r>
          </w:p>
          <w:p w14:paraId="3514492D" w14:textId="77777777" w:rsidR="00410A18" w:rsidRDefault="00410A18" w:rsidP="00410A18">
            <w:pPr>
              <w:pStyle w:val="ListParagraph"/>
              <w:numPr>
                <w:ilvl w:val="0"/>
                <w:numId w:val="8"/>
              </w:numPr>
              <w:rPr>
                <w:b/>
                <w:bCs/>
                <w:lang w:eastAsia="ja-JP"/>
              </w:rPr>
            </w:pPr>
            <w:r>
              <w:rPr>
                <w:b/>
                <w:bCs/>
                <w:lang w:eastAsia="ja-JP"/>
              </w:rPr>
              <w:t>Submit question</w:t>
            </w:r>
          </w:p>
          <w:p w14:paraId="3A3CE1D8" w14:textId="4CB1002C" w:rsidR="00410A18" w:rsidRDefault="00410A18" w:rsidP="00410A18">
            <w:pPr>
              <w:pStyle w:val="ListParagraph"/>
              <w:numPr>
                <w:ilvl w:val="0"/>
                <w:numId w:val="8"/>
              </w:numPr>
              <w:rPr>
                <w:b/>
                <w:bCs/>
                <w:lang w:eastAsia="ja-JP"/>
              </w:rPr>
            </w:pPr>
            <w:r>
              <w:rPr>
                <w:b/>
                <w:bCs/>
                <w:lang w:eastAsia="ja-JP"/>
              </w:rPr>
              <w:t>Message prompt pops up</w:t>
            </w:r>
          </w:p>
          <w:p w14:paraId="623F9B18" w14:textId="757263FE" w:rsidR="7D60F6A2" w:rsidRPr="00000820" w:rsidRDefault="003B6647" w:rsidP="00CA4812">
            <w:pPr>
              <w:pStyle w:val="ListParagraph"/>
              <w:numPr>
                <w:ilvl w:val="0"/>
                <w:numId w:val="8"/>
              </w:numPr>
              <w:rPr>
                <w:b/>
                <w:bCs/>
                <w:lang w:eastAsia="ja-JP"/>
              </w:rPr>
            </w:pPr>
            <w:r>
              <w:rPr>
                <w:b/>
                <w:bCs/>
                <w:lang w:eastAsia="ja-JP"/>
              </w:rPr>
              <w:t xml:space="preserve">Question is </w:t>
            </w:r>
            <w:r w:rsidR="006C5810">
              <w:rPr>
                <w:b/>
                <w:bCs/>
                <w:lang w:eastAsia="ja-JP"/>
              </w:rPr>
              <w:t xml:space="preserve">either </w:t>
            </w:r>
            <w:r>
              <w:rPr>
                <w:b/>
                <w:bCs/>
                <w:lang w:eastAsia="ja-JP"/>
              </w:rPr>
              <w:t>sent</w:t>
            </w:r>
            <w:r w:rsidR="006C5810">
              <w:rPr>
                <w:b/>
                <w:bCs/>
                <w:lang w:eastAsia="ja-JP"/>
              </w:rPr>
              <w:t xml:space="preserve"> or not</w:t>
            </w:r>
          </w:p>
        </w:tc>
      </w:tr>
      <w:tr w:rsidR="7D60F6A2" w14:paraId="664A9DB0" w14:textId="77777777" w:rsidTr="7D60F6A2">
        <w:tc>
          <w:tcPr>
            <w:tcW w:w="2340" w:type="dxa"/>
          </w:tcPr>
          <w:p w14:paraId="4AFB8A53" w14:textId="77777777" w:rsidR="67A19BD6" w:rsidRDefault="67A19BD6" w:rsidP="7D60F6A2">
            <w:pPr>
              <w:rPr>
                <w:b/>
                <w:bCs/>
                <w:lang w:eastAsia="ja-JP"/>
              </w:rPr>
            </w:pPr>
            <w:r w:rsidRPr="7D60F6A2">
              <w:rPr>
                <w:b/>
                <w:bCs/>
                <w:lang w:eastAsia="ja-JP"/>
              </w:rPr>
              <w:t>Alternative Flow:</w:t>
            </w:r>
          </w:p>
        </w:tc>
        <w:tc>
          <w:tcPr>
            <w:tcW w:w="7020" w:type="dxa"/>
            <w:gridSpan w:val="3"/>
          </w:tcPr>
          <w:p w14:paraId="118EF69C" w14:textId="4D302B37" w:rsidR="7D60F6A2" w:rsidRDefault="006C2D69" w:rsidP="7D60F6A2">
            <w:pPr>
              <w:rPr>
                <w:b/>
                <w:bCs/>
                <w:lang w:eastAsia="ja-JP"/>
              </w:rPr>
            </w:pPr>
            <w:r>
              <w:rPr>
                <w:b/>
                <w:bCs/>
                <w:lang w:eastAsia="ja-JP"/>
              </w:rPr>
              <w:t>Follow steps 1-3 in normal flow</w:t>
            </w:r>
          </w:p>
        </w:tc>
      </w:tr>
      <w:tr w:rsidR="7D60F6A2" w14:paraId="4A583D5B" w14:textId="77777777" w:rsidTr="7D60F6A2">
        <w:tc>
          <w:tcPr>
            <w:tcW w:w="2340" w:type="dxa"/>
          </w:tcPr>
          <w:p w14:paraId="0F968B02" w14:textId="77777777" w:rsidR="67A19BD6" w:rsidRDefault="67A19BD6" w:rsidP="7D60F6A2">
            <w:pPr>
              <w:rPr>
                <w:b/>
                <w:bCs/>
                <w:lang w:eastAsia="ja-JP"/>
              </w:rPr>
            </w:pPr>
            <w:r w:rsidRPr="7D60F6A2">
              <w:rPr>
                <w:b/>
                <w:bCs/>
                <w:lang w:eastAsia="ja-JP"/>
              </w:rPr>
              <w:t>Exceptions:</w:t>
            </w:r>
          </w:p>
        </w:tc>
        <w:tc>
          <w:tcPr>
            <w:tcW w:w="7020" w:type="dxa"/>
            <w:gridSpan w:val="3"/>
          </w:tcPr>
          <w:p w14:paraId="50E5C23A" w14:textId="28232A81" w:rsidR="7D60F6A2" w:rsidRDefault="00987FE7" w:rsidP="7D60F6A2">
            <w:pPr>
              <w:rPr>
                <w:b/>
                <w:bCs/>
                <w:lang w:eastAsia="ja-JP"/>
              </w:rPr>
            </w:pPr>
            <w:r>
              <w:rPr>
                <w:b/>
                <w:bCs/>
                <w:lang w:eastAsia="ja-JP"/>
              </w:rPr>
              <w:t>User can say no when message prompt pops up</w:t>
            </w:r>
          </w:p>
        </w:tc>
      </w:tr>
      <w:tr w:rsidR="7D60F6A2" w14:paraId="433C9108" w14:textId="77777777" w:rsidTr="7D60F6A2">
        <w:tc>
          <w:tcPr>
            <w:tcW w:w="2340" w:type="dxa"/>
          </w:tcPr>
          <w:p w14:paraId="3C3BDB3A" w14:textId="77777777" w:rsidR="67A19BD6" w:rsidRDefault="67A19BD6" w:rsidP="7D60F6A2">
            <w:pPr>
              <w:rPr>
                <w:b/>
                <w:bCs/>
                <w:lang w:eastAsia="ja-JP"/>
              </w:rPr>
            </w:pPr>
            <w:r w:rsidRPr="7D60F6A2">
              <w:rPr>
                <w:b/>
                <w:bCs/>
                <w:lang w:eastAsia="ja-JP"/>
              </w:rPr>
              <w:t>Includes:</w:t>
            </w:r>
          </w:p>
        </w:tc>
        <w:tc>
          <w:tcPr>
            <w:tcW w:w="7020" w:type="dxa"/>
            <w:gridSpan w:val="3"/>
          </w:tcPr>
          <w:p w14:paraId="7F154196" w14:textId="506D4A32" w:rsidR="7D60F6A2" w:rsidRDefault="00987FE7" w:rsidP="7D60F6A2">
            <w:pPr>
              <w:rPr>
                <w:b/>
                <w:bCs/>
                <w:lang w:eastAsia="ja-JP"/>
              </w:rPr>
            </w:pPr>
            <w:r>
              <w:rPr>
                <w:b/>
                <w:bCs/>
                <w:lang w:eastAsia="ja-JP"/>
              </w:rPr>
              <w:t>Not applicable</w:t>
            </w:r>
          </w:p>
        </w:tc>
      </w:tr>
      <w:tr w:rsidR="7D60F6A2" w14:paraId="61CD136D" w14:textId="77777777" w:rsidTr="7D60F6A2">
        <w:tc>
          <w:tcPr>
            <w:tcW w:w="2340" w:type="dxa"/>
          </w:tcPr>
          <w:p w14:paraId="7357B876" w14:textId="77777777" w:rsidR="67A19BD6" w:rsidRDefault="67A19BD6" w:rsidP="7D60F6A2">
            <w:pPr>
              <w:rPr>
                <w:b/>
                <w:bCs/>
                <w:lang w:eastAsia="ja-JP"/>
              </w:rPr>
            </w:pPr>
            <w:r w:rsidRPr="7D60F6A2">
              <w:rPr>
                <w:b/>
                <w:bCs/>
                <w:lang w:eastAsia="ja-JP"/>
              </w:rPr>
              <w:t>Frequency of Use:</w:t>
            </w:r>
          </w:p>
        </w:tc>
        <w:tc>
          <w:tcPr>
            <w:tcW w:w="7020" w:type="dxa"/>
            <w:gridSpan w:val="3"/>
          </w:tcPr>
          <w:p w14:paraId="52CBB477" w14:textId="6C7CB899" w:rsidR="7D60F6A2" w:rsidRDefault="00987FE7" w:rsidP="7D60F6A2">
            <w:pPr>
              <w:rPr>
                <w:b/>
                <w:bCs/>
                <w:lang w:eastAsia="ja-JP"/>
              </w:rPr>
            </w:pPr>
            <w:r>
              <w:rPr>
                <w:b/>
                <w:bCs/>
                <w:lang w:eastAsia="ja-JP"/>
              </w:rPr>
              <w:t>Whenever questionnaire is filled</w:t>
            </w:r>
          </w:p>
        </w:tc>
      </w:tr>
      <w:tr w:rsidR="7D60F6A2" w14:paraId="4D5B6167" w14:textId="77777777" w:rsidTr="7D60F6A2">
        <w:tc>
          <w:tcPr>
            <w:tcW w:w="2340" w:type="dxa"/>
          </w:tcPr>
          <w:p w14:paraId="77FCFD75" w14:textId="77777777" w:rsidR="67A19BD6" w:rsidRDefault="67A19BD6" w:rsidP="7D60F6A2">
            <w:pPr>
              <w:rPr>
                <w:b/>
                <w:bCs/>
                <w:lang w:eastAsia="ja-JP"/>
              </w:rPr>
            </w:pPr>
            <w:r w:rsidRPr="7D60F6A2">
              <w:rPr>
                <w:b/>
                <w:bCs/>
                <w:lang w:eastAsia="ja-JP"/>
              </w:rPr>
              <w:t>Special Requirements:</w:t>
            </w:r>
          </w:p>
        </w:tc>
        <w:tc>
          <w:tcPr>
            <w:tcW w:w="7020" w:type="dxa"/>
            <w:gridSpan w:val="3"/>
          </w:tcPr>
          <w:p w14:paraId="70857434" w14:textId="4BDE1C32" w:rsidR="7D60F6A2" w:rsidRDefault="00987FE7" w:rsidP="7D60F6A2">
            <w:pPr>
              <w:rPr>
                <w:b/>
                <w:bCs/>
                <w:lang w:eastAsia="ja-JP"/>
              </w:rPr>
            </w:pPr>
            <w:r>
              <w:rPr>
                <w:b/>
                <w:bCs/>
                <w:lang w:eastAsia="ja-JP"/>
              </w:rPr>
              <w:t>Not applicable</w:t>
            </w:r>
          </w:p>
        </w:tc>
      </w:tr>
      <w:tr w:rsidR="7D60F6A2" w14:paraId="757C4288" w14:textId="77777777" w:rsidTr="7D60F6A2">
        <w:tc>
          <w:tcPr>
            <w:tcW w:w="2340" w:type="dxa"/>
          </w:tcPr>
          <w:p w14:paraId="5B53769B" w14:textId="77777777" w:rsidR="67A19BD6" w:rsidRDefault="67A19BD6" w:rsidP="7D60F6A2">
            <w:pPr>
              <w:rPr>
                <w:b/>
                <w:bCs/>
                <w:lang w:eastAsia="ja-JP"/>
              </w:rPr>
            </w:pPr>
            <w:r w:rsidRPr="7D60F6A2">
              <w:rPr>
                <w:b/>
                <w:bCs/>
                <w:lang w:eastAsia="ja-JP"/>
              </w:rPr>
              <w:t>Assumptions:</w:t>
            </w:r>
          </w:p>
        </w:tc>
        <w:tc>
          <w:tcPr>
            <w:tcW w:w="7020" w:type="dxa"/>
            <w:gridSpan w:val="3"/>
          </w:tcPr>
          <w:p w14:paraId="79A30413" w14:textId="4A2FDD45" w:rsidR="7D60F6A2" w:rsidRDefault="00987FE7" w:rsidP="7D60F6A2">
            <w:pPr>
              <w:rPr>
                <w:b/>
                <w:bCs/>
                <w:lang w:eastAsia="ja-JP"/>
              </w:rPr>
            </w:pPr>
            <w:r>
              <w:rPr>
                <w:b/>
                <w:bCs/>
                <w:lang w:eastAsia="ja-JP"/>
              </w:rPr>
              <w:t>User can fill out questionnaire</w:t>
            </w:r>
          </w:p>
        </w:tc>
      </w:tr>
      <w:tr w:rsidR="7D60F6A2" w14:paraId="6F4B5CA0" w14:textId="77777777" w:rsidTr="7D60F6A2">
        <w:tc>
          <w:tcPr>
            <w:tcW w:w="2340" w:type="dxa"/>
          </w:tcPr>
          <w:p w14:paraId="48084096" w14:textId="77777777" w:rsidR="67A19BD6" w:rsidRDefault="67A19BD6" w:rsidP="7D60F6A2">
            <w:pPr>
              <w:rPr>
                <w:b/>
                <w:bCs/>
                <w:lang w:eastAsia="ja-JP"/>
              </w:rPr>
            </w:pPr>
            <w:r w:rsidRPr="7D60F6A2">
              <w:rPr>
                <w:b/>
                <w:bCs/>
                <w:lang w:eastAsia="ja-JP"/>
              </w:rPr>
              <w:t>Notes and Issues:</w:t>
            </w:r>
          </w:p>
        </w:tc>
        <w:tc>
          <w:tcPr>
            <w:tcW w:w="7020" w:type="dxa"/>
            <w:gridSpan w:val="3"/>
          </w:tcPr>
          <w:p w14:paraId="29D3288C" w14:textId="0251E82A" w:rsidR="7D60F6A2" w:rsidRDefault="00987FE7" w:rsidP="7D60F6A2">
            <w:pPr>
              <w:rPr>
                <w:b/>
                <w:bCs/>
                <w:lang w:eastAsia="ja-JP"/>
              </w:rPr>
            </w:pPr>
            <w:r>
              <w:rPr>
                <w:b/>
                <w:bCs/>
                <w:lang w:eastAsia="ja-JP"/>
              </w:rPr>
              <w:t>Not applicable</w:t>
            </w:r>
          </w:p>
        </w:tc>
      </w:tr>
    </w:tbl>
    <w:p w14:paraId="6867D83F" w14:textId="02E44757" w:rsidR="00C121A9" w:rsidRDefault="00C121A9" w:rsidP="00256AD7">
      <w:pPr>
        <w:pStyle w:val="ListParagraph"/>
        <w:rPr>
          <w:b/>
          <w:bCs/>
          <w:lang w:eastAsia="ja-JP"/>
        </w:rPr>
      </w:pPr>
    </w:p>
    <w:p w14:paraId="6CDE8917" w14:textId="77777777" w:rsidR="00C121A9" w:rsidRDefault="00C121A9">
      <w:pPr>
        <w:rPr>
          <w:b/>
          <w:bCs/>
          <w:lang w:eastAsia="ja-JP"/>
        </w:rPr>
      </w:pPr>
      <w:r>
        <w:rPr>
          <w:b/>
          <w:bCs/>
          <w:lang w:eastAsia="ja-JP"/>
        </w:rPr>
        <w:br w:type="page"/>
      </w:r>
    </w:p>
    <w:tbl>
      <w:tblPr>
        <w:tblStyle w:val="TableGrid"/>
        <w:tblW w:w="0" w:type="auto"/>
        <w:tblLook w:val="06A0" w:firstRow="1" w:lastRow="0" w:firstColumn="1" w:lastColumn="0" w:noHBand="1" w:noVBand="1"/>
      </w:tblPr>
      <w:tblGrid>
        <w:gridCol w:w="2339"/>
        <w:gridCol w:w="2337"/>
        <w:gridCol w:w="2337"/>
        <w:gridCol w:w="2337"/>
      </w:tblGrid>
      <w:tr w:rsidR="723BCC13" w14:paraId="6DE177AC" w14:textId="77777777" w:rsidTr="0081187D">
        <w:tc>
          <w:tcPr>
            <w:tcW w:w="2339" w:type="dxa"/>
          </w:tcPr>
          <w:p w14:paraId="48CE42D5" w14:textId="77777777" w:rsidR="67A19BD6" w:rsidRDefault="67A19BD6" w:rsidP="723BCC13">
            <w:pPr>
              <w:jc w:val="right"/>
              <w:rPr>
                <w:b/>
                <w:bCs/>
                <w:lang w:eastAsia="ja-JP"/>
              </w:rPr>
            </w:pPr>
            <w:r w:rsidRPr="723BCC13">
              <w:rPr>
                <w:b/>
                <w:bCs/>
                <w:lang w:eastAsia="ja-JP"/>
              </w:rPr>
              <w:lastRenderedPageBreak/>
              <w:t>Use Case ID:</w:t>
            </w:r>
          </w:p>
        </w:tc>
        <w:tc>
          <w:tcPr>
            <w:tcW w:w="7011" w:type="dxa"/>
            <w:gridSpan w:val="3"/>
          </w:tcPr>
          <w:p w14:paraId="2736BC98" w14:textId="680EAD39" w:rsidR="67A19BD6" w:rsidRDefault="67A19BD6" w:rsidP="723BCC13">
            <w:pPr>
              <w:rPr>
                <w:b/>
                <w:bCs/>
                <w:lang w:eastAsia="ja-JP"/>
              </w:rPr>
            </w:pPr>
            <w:r w:rsidRPr="723BCC13">
              <w:rPr>
                <w:b/>
                <w:bCs/>
                <w:lang w:eastAsia="ja-JP"/>
              </w:rPr>
              <w:t>UC-</w:t>
            </w:r>
            <w:r w:rsidR="00AC294F">
              <w:rPr>
                <w:b/>
                <w:bCs/>
                <w:lang w:eastAsia="ja-JP"/>
              </w:rPr>
              <w:t>RY</w:t>
            </w:r>
          </w:p>
        </w:tc>
      </w:tr>
      <w:tr w:rsidR="723BCC13" w14:paraId="298B36AC" w14:textId="77777777" w:rsidTr="0081187D">
        <w:tc>
          <w:tcPr>
            <w:tcW w:w="2339" w:type="dxa"/>
          </w:tcPr>
          <w:p w14:paraId="0EE4789B" w14:textId="77777777" w:rsidR="67A19BD6" w:rsidRDefault="67A19BD6" w:rsidP="723BCC13">
            <w:pPr>
              <w:jc w:val="right"/>
              <w:rPr>
                <w:b/>
                <w:bCs/>
                <w:lang w:eastAsia="ja-JP"/>
              </w:rPr>
            </w:pPr>
            <w:r w:rsidRPr="723BCC13">
              <w:rPr>
                <w:b/>
                <w:bCs/>
                <w:lang w:eastAsia="ja-JP"/>
              </w:rPr>
              <w:t>Use Case Name:</w:t>
            </w:r>
          </w:p>
        </w:tc>
        <w:tc>
          <w:tcPr>
            <w:tcW w:w="7011" w:type="dxa"/>
            <w:gridSpan w:val="3"/>
          </w:tcPr>
          <w:p w14:paraId="3FAFACEB" w14:textId="2327860B" w:rsidR="15EA3E3A" w:rsidRDefault="00AC294F" w:rsidP="723BCC13">
            <w:pPr>
              <w:rPr>
                <w:b/>
                <w:bCs/>
                <w:lang w:eastAsia="ja-JP"/>
              </w:rPr>
            </w:pPr>
            <w:r>
              <w:rPr>
                <w:b/>
                <w:bCs/>
                <w:lang w:eastAsia="ja-JP"/>
              </w:rPr>
              <w:t>Reply</w:t>
            </w:r>
          </w:p>
        </w:tc>
      </w:tr>
      <w:tr w:rsidR="723BCC13" w14:paraId="0C36993B" w14:textId="77777777" w:rsidTr="0081187D">
        <w:tc>
          <w:tcPr>
            <w:tcW w:w="2339" w:type="dxa"/>
          </w:tcPr>
          <w:p w14:paraId="4D692098" w14:textId="77777777" w:rsidR="67A19BD6" w:rsidRDefault="67A19BD6" w:rsidP="723BCC13">
            <w:pPr>
              <w:jc w:val="right"/>
              <w:rPr>
                <w:b/>
                <w:bCs/>
                <w:lang w:eastAsia="ja-JP"/>
              </w:rPr>
            </w:pPr>
            <w:r w:rsidRPr="723BCC13">
              <w:rPr>
                <w:b/>
                <w:bCs/>
                <w:lang w:eastAsia="ja-JP"/>
              </w:rPr>
              <w:t>Created By:</w:t>
            </w:r>
          </w:p>
        </w:tc>
        <w:tc>
          <w:tcPr>
            <w:tcW w:w="2337" w:type="dxa"/>
          </w:tcPr>
          <w:p w14:paraId="743E8253" w14:textId="5FEB8747" w:rsidR="0419530C" w:rsidRDefault="0419530C" w:rsidP="723BCC13">
            <w:pPr>
              <w:rPr>
                <w:b/>
                <w:bCs/>
                <w:lang w:eastAsia="ja-JP"/>
              </w:rPr>
            </w:pPr>
            <w:r w:rsidRPr="723BCC13">
              <w:rPr>
                <w:b/>
                <w:bCs/>
                <w:lang w:eastAsia="ja-JP"/>
              </w:rPr>
              <w:t>Team Red</w:t>
            </w:r>
          </w:p>
        </w:tc>
        <w:tc>
          <w:tcPr>
            <w:tcW w:w="2337" w:type="dxa"/>
          </w:tcPr>
          <w:p w14:paraId="5D529F22" w14:textId="327C77A2" w:rsidR="723BCC13" w:rsidRDefault="008574D8" w:rsidP="723BCC13">
            <w:pPr>
              <w:rPr>
                <w:b/>
                <w:bCs/>
                <w:lang w:eastAsia="ja-JP"/>
              </w:rPr>
            </w:pPr>
            <w:r>
              <w:rPr>
                <w:b/>
                <w:bCs/>
                <w:lang w:eastAsia="ja-JP"/>
              </w:rPr>
              <w:t>Last Updated B</w:t>
            </w:r>
            <w:r w:rsidR="00DE5916">
              <w:rPr>
                <w:b/>
                <w:bCs/>
                <w:lang w:eastAsia="ja-JP"/>
              </w:rPr>
              <w:t>y:</w:t>
            </w:r>
          </w:p>
        </w:tc>
        <w:tc>
          <w:tcPr>
            <w:tcW w:w="2337" w:type="dxa"/>
          </w:tcPr>
          <w:p w14:paraId="349E9054" w14:textId="30B0ECB4" w:rsidR="723BCC13" w:rsidRDefault="007A460A" w:rsidP="723BCC13">
            <w:pPr>
              <w:rPr>
                <w:b/>
                <w:bCs/>
                <w:lang w:eastAsia="ja-JP"/>
              </w:rPr>
            </w:pPr>
            <w:r>
              <w:rPr>
                <w:b/>
                <w:bCs/>
                <w:lang w:eastAsia="ja-JP"/>
              </w:rPr>
              <w:t xml:space="preserve">Theodore </w:t>
            </w:r>
            <w:proofErr w:type="spellStart"/>
            <w:r>
              <w:rPr>
                <w:b/>
                <w:bCs/>
                <w:lang w:eastAsia="ja-JP"/>
              </w:rPr>
              <w:t>Tsimiklis</w:t>
            </w:r>
            <w:proofErr w:type="spellEnd"/>
          </w:p>
        </w:tc>
      </w:tr>
      <w:tr w:rsidR="723BCC13" w14:paraId="3FB24495" w14:textId="77777777" w:rsidTr="0081187D">
        <w:tc>
          <w:tcPr>
            <w:tcW w:w="2339" w:type="dxa"/>
          </w:tcPr>
          <w:p w14:paraId="2F44434C" w14:textId="77777777" w:rsidR="67A19BD6" w:rsidRDefault="67A19BD6" w:rsidP="723BCC13">
            <w:pPr>
              <w:jc w:val="right"/>
              <w:rPr>
                <w:b/>
                <w:bCs/>
                <w:lang w:eastAsia="ja-JP"/>
              </w:rPr>
            </w:pPr>
            <w:r w:rsidRPr="723BCC13">
              <w:rPr>
                <w:b/>
                <w:bCs/>
                <w:lang w:eastAsia="ja-JP"/>
              </w:rPr>
              <w:t>Date Created:</w:t>
            </w:r>
          </w:p>
        </w:tc>
        <w:tc>
          <w:tcPr>
            <w:tcW w:w="2337" w:type="dxa"/>
          </w:tcPr>
          <w:p w14:paraId="25C156C2" w14:textId="2B7868EC" w:rsidR="197320A0" w:rsidRDefault="007A460A" w:rsidP="723BCC13">
            <w:pPr>
              <w:rPr>
                <w:b/>
                <w:bCs/>
                <w:lang w:eastAsia="ja-JP"/>
              </w:rPr>
            </w:pPr>
            <w:r w:rsidRPr="7D60F6A2">
              <w:rPr>
                <w:b/>
                <w:bCs/>
                <w:lang w:eastAsia="ja-JP"/>
              </w:rPr>
              <w:t>2</w:t>
            </w:r>
            <w:r>
              <w:rPr>
                <w:b/>
                <w:bCs/>
                <w:lang w:eastAsia="ja-JP"/>
              </w:rPr>
              <w:t>022/03/06</w:t>
            </w:r>
          </w:p>
        </w:tc>
        <w:tc>
          <w:tcPr>
            <w:tcW w:w="2337" w:type="dxa"/>
          </w:tcPr>
          <w:p w14:paraId="732A446A" w14:textId="5AF9011C" w:rsidR="723BCC13" w:rsidRDefault="007A460A" w:rsidP="723BCC13">
            <w:pPr>
              <w:rPr>
                <w:b/>
                <w:bCs/>
                <w:lang w:eastAsia="ja-JP"/>
              </w:rPr>
            </w:pPr>
            <w:r>
              <w:rPr>
                <w:b/>
                <w:bCs/>
                <w:lang w:eastAsia="ja-JP"/>
              </w:rPr>
              <w:t>Last Revision Date:</w:t>
            </w:r>
          </w:p>
        </w:tc>
        <w:tc>
          <w:tcPr>
            <w:tcW w:w="2337" w:type="dxa"/>
          </w:tcPr>
          <w:p w14:paraId="19E6A321" w14:textId="70288E61" w:rsidR="723BCC13" w:rsidRDefault="007A460A" w:rsidP="723BCC13">
            <w:pPr>
              <w:rPr>
                <w:b/>
                <w:bCs/>
                <w:lang w:eastAsia="ja-JP"/>
              </w:rPr>
            </w:pPr>
            <w:r w:rsidRPr="7D60F6A2">
              <w:rPr>
                <w:b/>
                <w:bCs/>
                <w:lang w:eastAsia="ja-JP"/>
              </w:rPr>
              <w:t>2</w:t>
            </w:r>
            <w:r>
              <w:rPr>
                <w:b/>
                <w:bCs/>
                <w:lang w:eastAsia="ja-JP"/>
              </w:rPr>
              <w:t>022/03/06</w:t>
            </w:r>
          </w:p>
        </w:tc>
      </w:tr>
      <w:tr w:rsidR="723BCC13" w14:paraId="6FEDED7A" w14:textId="77777777" w:rsidTr="0081187D">
        <w:tc>
          <w:tcPr>
            <w:tcW w:w="2339" w:type="dxa"/>
          </w:tcPr>
          <w:p w14:paraId="7A890146" w14:textId="77777777" w:rsidR="67A19BD6" w:rsidRDefault="67A19BD6" w:rsidP="723BCC13">
            <w:pPr>
              <w:rPr>
                <w:b/>
                <w:bCs/>
                <w:lang w:eastAsia="ja-JP"/>
              </w:rPr>
            </w:pPr>
            <w:r w:rsidRPr="723BCC13">
              <w:rPr>
                <w:b/>
                <w:bCs/>
                <w:lang w:eastAsia="ja-JP"/>
              </w:rPr>
              <w:t>Actors:</w:t>
            </w:r>
          </w:p>
        </w:tc>
        <w:tc>
          <w:tcPr>
            <w:tcW w:w="7011" w:type="dxa"/>
            <w:gridSpan w:val="3"/>
          </w:tcPr>
          <w:p w14:paraId="1334AF77" w14:textId="1A516E33" w:rsidR="723BCC13" w:rsidRDefault="007A460A" w:rsidP="723BCC13">
            <w:pPr>
              <w:rPr>
                <w:b/>
                <w:bCs/>
                <w:lang w:eastAsia="ja-JP"/>
              </w:rPr>
            </w:pPr>
            <w:r>
              <w:rPr>
                <w:b/>
                <w:bCs/>
                <w:lang w:eastAsia="ja-JP"/>
              </w:rPr>
              <w:t>Admin</w:t>
            </w:r>
            <w:r w:rsidR="004211BB">
              <w:rPr>
                <w:b/>
                <w:bCs/>
                <w:lang w:eastAsia="ja-JP"/>
              </w:rPr>
              <w:t xml:space="preserve"> (primary)</w:t>
            </w:r>
            <w:r w:rsidR="00837608">
              <w:rPr>
                <w:b/>
                <w:bCs/>
                <w:lang w:eastAsia="ja-JP"/>
              </w:rPr>
              <w:t>/User</w:t>
            </w:r>
            <w:r w:rsidR="004211BB">
              <w:rPr>
                <w:b/>
                <w:bCs/>
                <w:lang w:eastAsia="ja-JP"/>
              </w:rPr>
              <w:t xml:space="preserve"> (</w:t>
            </w:r>
            <w:r w:rsidR="00C121A9">
              <w:rPr>
                <w:b/>
                <w:bCs/>
                <w:lang w:eastAsia="ja-JP"/>
              </w:rPr>
              <w:t>Primary</w:t>
            </w:r>
            <w:r w:rsidR="004211BB">
              <w:rPr>
                <w:b/>
                <w:bCs/>
                <w:lang w:eastAsia="ja-JP"/>
              </w:rPr>
              <w:t>)</w:t>
            </w:r>
            <w:r w:rsidR="00A449F4">
              <w:rPr>
                <w:b/>
                <w:bCs/>
                <w:lang w:eastAsia="ja-JP"/>
              </w:rPr>
              <w:t xml:space="preserve"> </w:t>
            </w:r>
          </w:p>
        </w:tc>
      </w:tr>
      <w:tr w:rsidR="723BCC13" w14:paraId="1749FE4E" w14:textId="77777777" w:rsidTr="0081187D">
        <w:tc>
          <w:tcPr>
            <w:tcW w:w="2339" w:type="dxa"/>
          </w:tcPr>
          <w:p w14:paraId="3DD3585B" w14:textId="77777777" w:rsidR="67A19BD6" w:rsidRDefault="67A19BD6" w:rsidP="723BCC13">
            <w:pPr>
              <w:rPr>
                <w:b/>
                <w:bCs/>
                <w:lang w:eastAsia="ja-JP"/>
              </w:rPr>
            </w:pPr>
            <w:r w:rsidRPr="723BCC13">
              <w:rPr>
                <w:b/>
                <w:bCs/>
                <w:lang w:eastAsia="ja-JP"/>
              </w:rPr>
              <w:t>Description:</w:t>
            </w:r>
          </w:p>
        </w:tc>
        <w:tc>
          <w:tcPr>
            <w:tcW w:w="7011" w:type="dxa"/>
            <w:gridSpan w:val="3"/>
          </w:tcPr>
          <w:p w14:paraId="4680B49D" w14:textId="5E097F48" w:rsidR="723BCC13" w:rsidRDefault="00837608" w:rsidP="723BCC13">
            <w:pPr>
              <w:rPr>
                <w:b/>
                <w:bCs/>
                <w:lang w:eastAsia="ja-JP"/>
              </w:rPr>
            </w:pPr>
            <w:r>
              <w:rPr>
                <w:b/>
                <w:bCs/>
                <w:lang w:eastAsia="ja-JP"/>
              </w:rPr>
              <w:t>Replies to questions from users</w:t>
            </w:r>
            <w:r w:rsidR="004211BB">
              <w:rPr>
                <w:b/>
                <w:bCs/>
                <w:lang w:eastAsia="ja-JP"/>
              </w:rPr>
              <w:t xml:space="preserve"> that were sent via email</w:t>
            </w:r>
          </w:p>
        </w:tc>
      </w:tr>
      <w:tr w:rsidR="723BCC13" w14:paraId="44BB7473" w14:textId="77777777" w:rsidTr="0081187D">
        <w:tc>
          <w:tcPr>
            <w:tcW w:w="2339" w:type="dxa"/>
          </w:tcPr>
          <w:p w14:paraId="39160DB0" w14:textId="77777777" w:rsidR="67A19BD6" w:rsidRDefault="67A19BD6" w:rsidP="723BCC13">
            <w:pPr>
              <w:rPr>
                <w:b/>
                <w:bCs/>
                <w:lang w:eastAsia="ja-JP"/>
              </w:rPr>
            </w:pPr>
            <w:r w:rsidRPr="723BCC13">
              <w:rPr>
                <w:b/>
                <w:bCs/>
                <w:lang w:eastAsia="ja-JP"/>
              </w:rPr>
              <w:t>Trigger:</w:t>
            </w:r>
          </w:p>
        </w:tc>
        <w:tc>
          <w:tcPr>
            <w:tcW w:w="7011" w:type="dxa"/>
            <w:gridSpan w:val="3"/>
          </w:tcPr>
          <w:p w14:paraId="67426316" w14:textId="32C8F4E5" w:rsidR="723BCC13" w:rsidRDefault="00837608" w:rsidP="723BCC13">
            <w:pPr>
              <w:rPr>
                <w:b/>
                <w:bCs/>
                <w:lang w:eastAsia="ja-JP"/>
              </w:rPr>
            </w:pPr>
            <w:r>
              <w:rPr>
                <w:b/>
                <w:bCs/>
                <w:lang w:eastAsia="ja-JP"/>
              </w:rPr>
              <w:t xml:space="preserve">If a question was </w:t>
            </w:r>
            <w:r w:rsidR="0060672D">
              <w:rPr>
                <w:b/>
                <w:bCs/>
                <w:lang w:eastAsia="ja-JP"/>
              </w:rPr>
              <w:t>asked from a user and the user is waiting for a response</w:t>
            </w:r>
          </w:p>
        </w:tc>
      </w:tr>
      <w:tr w:rsidR="723BCC13" w14:paraId="5BB244AF" w14:textId="77777777" w:rsidTr="0081187D">
        <w:tc>
          <w:tcPr>
            <w:tcW w:w="2339" w:type="dxa"/>
          </w:tcPr>
          <w:p w14:paraId="54C4BEA2" w14:textId="77777777" w:rsidR="67A19BD6" w:rsidRDefault="67A19BD6" w:rsidP="723BCC13">
            <w:pPr>
              <w:rPr>
                <w:b/>
                <w:bCs/>
                <w:lang w:eastAsia="ja-JP"/>
              </w:rPr>
            </w:pPr>
            <w:r w:rsidRPr="723BCC13">
              <w:rPr>
                <w:b/>
                <w:bCs/>
                <w:lang w:eastAsia="ja-JP"/>
              </w:rPr>
              <w:t>Preconditions:</w:t>
            </w:r>
          </w:p>
        </w:tc>
        <w:tc>
          <w:tcPr>
            <w:tcW w:w="7011" w:type="dxa"/>
            <w:gridSpan w:val="3"/>
          </w:tcPr>
          <w:p w14:paraId="03BA92C7" w14:textId="1A695C4D" w:rsidR="723BCC13" w:rsidRDefault="00952A47" w:rsidP="723BCC13">
            <w:pPr>
              <w:rPr>
                <w:b/>
                <w:bCs/>
                <w:lang w:eastAsia="ja-JP"/>
              </w:rPr>
            </w:pPr>
            <w:r>
              <w:rPr>
                <w:b/>
                <w:bCs/>
                <w:lang w:eastAsia="ja-JP"/>
              </w:rPr>
              <w:t>Wait for user to contact admin</w:t>
            </w:r>
            <w:r w:rsidR="004211BB">
              <w:rPr>
                <w:b/>
                <w:bCs/>
                <w:lang w:eastAsia="ja-JP"/>
              </w:rPr>
              <w:t xml:space="preserve"> through email</w:t>
            </w:r>
          </w:p>
        </w:tc>
      </w:tr>
      <w:tr w:rsidR="723BCC13" w:rsidRPr="008A51F2" w14:paraId="22A83C08" w14:textId="77777777" w:rsidTr="0081187D">
        <w:tc>
          <w:tcPr>
            <w:tcW w:w="2339" w:type="dxa"/>
          </w:tcPr>
          <w:p w14:paraId="58E831FF" w14:textId="77777777" w:rsidR="67A19BD6" w:rsidRDefault="67A19BD6" w:rsidP="723BCC13">
            <w:pPr>
              <w:rPr>
                <w:b/>
                <w:bCs/>
                <w:lang w:eastAsia="ja-JP"/>
              </w:rPr>
            </w:pPr>
            <w:r w:rsidRPr="723BCC13">
              <w:rPr>
                <w:b/>
                <w:bCs/>
                <w:lang w:eastAsia="ja-JP"/>
              </w:rPr>
              <w:t>Postconditions:</w:t>
            </w:r>
          </w:p>
        </w:tc>
        <w:tc>
          <w:tcPr>
            <w:tcW w:w="7011" w:type="dxa"/>
            <w:gridSpan w:val="3"/>
          </w:tcPr>
          <w:p w14:paraId="254C4C9F" w14:textId="33791BA5" w:rsidR="723BCC13" w:rsidRPr="000B1F8A" w:rsidRDefault="009A5EC1" w:rsidP="00CA4812">
            <w:pPr>
              <w:pStyle w:val="ListParagraph"/>
              <w:numPr>
                <w:ilvl w:val="0"/>
                <w:numId w:val="3"/>
              </w:numPr>
              <w:rPr>
                <w:b/>
                <w:lang w:val="fr-CA" w:eastAsia="ja-JP"/>
              </w:rPr>
            </w:pPr>
            <w:r w:rsidRPr="00606026">
              <w:rPr>
                <w:b/>
                <w:lang w:val="fr-CA" w:eastAsia="ja-JP"/>
              </w:rPr>
              <w:t>User sends questions</w:t>
            </w:r>
            <w:r w:rsidR="00952980" w:rsidRPr="00606026">
              <w:rPr>
                <w:b/>
                <w:lang w:val="fr-CA" w:eastAsia="ja-JP"/>
              </w:rPr>
              <w:t xml:space="preserve"> </w:t>
            </w:r>
            <w:r w:rsidR="00323310" w:rsidRPr="00606026">
              <w:rPr>
                <w:b/>
                <w:lang w:val="fr-CA" w:eastAsia="ja-JP"/>
              </w:rPr>
              <w:t>via email from the questionnair</w:t>
            </w:r>
            <w:r w:rsidR="00035C82" w:rsidRPr="00606026">
              <w:rPr>
                <w:b/>
                <w:lang w:val="fr-CA" w:eastAsia="ja-JP"/>
              </w:rPr>
              <w:t>e</w:t>
            </w:r>
          </w:p>
          <w:p w14:paraId="024D1550" w14:textId="7C9FE408" w:rsidR="723BCC13" w:rsidRPr="008A51F2" w:rsidRDefault="009A5EC1" w:rsidP="00CA4812">
            <w:pPr>
              <w:pStyle w:val="ListParagraph"/>
              <w:numPr>
                <w:ilvl w:val="0"/>
                <w:numId w:val="3"/>
              </w:numPr>
              <w:rPr>
                <w:b/>
                <w:bCs/>
                <w:lang w:eastAsia="ja-JP"/>
              </w:rPr>
            </w:pPr>
            <w:r>
              <w:rPr>
                <w:b/>
                <w:bCs/>
                <w:lang w:eastAsia="ja-JP"/>
              </w:rPr>
              <w:t xml:space="preserve">Admin responds to question when question is </w:t>
            </w:r>
            <w:r w:rsidR="003C7799">
              <w:rPr>
                <w:b/>
                <w:bCs/>
                <w:lang w:eastAsia="ja-JP"/>
              </w:rPr>
              <w:t>received</w:t>
            </w:r>
            <w:r w:rsidR="00035C82">
              <w:rPr>
                <w:b/>
                <w:bCs/>
                <w:lang w:eastAsia="ja-JP"/>
              </w:rPr>
              <w:t xml:space="preserve"> from email</w:t>
            </w:r>
          </w:p>
        </w:tc>
      </w:tr>
      <w:tr w:rsidR="723BCC13" w14:paraId="2EFD2B37" w14:textId="77777777" w:rsidTr="0081187D">
        <w:tc>
          <w:tcPr>
            <w:tcW w:w="2339" w:type="dxa"/>
          </w:tcPr>
          <w:p w14:paraId="5A46CDFD" w14:textId="77777777" w:rsidR="67A19BD6" w:rsidRDefault="67A19BD6" w:rsidP="723BCC13">
            <w:pPr>
              <w:rPr>
                <w:b/>
                <w:bCs/>
                <w:lang w:eastAsia="ja-JP"/>
              </w:rPr>
            </w:pPr>
            <w:r w:rsidRPr="723BCC13">
              <w:rPr>
                <w:b/>
                <w:bCs/>
                <w:lang w:eastAsia="ja-JP"/>
              </w:rPr>
              <w:t>Normal Flow:</w:t>
            </w:r>
          </w:p>
        </w:tc>
        <w:tc>
          <w:tcPr>
            <w:tcW w:w="7011" w:type="dxa"/>
            <w:gridSpan w:val="3"/>
          </w:tcPr>
          <w:p w14:paraId="1297A982" w14:textId="5A4D530B" w:rsidR="00EF7DDA" w:rsidRDefault="00EF7DDA" w:rsidP="00CA4812">
            <w:pPr>
              <w:pStyle w:val="ListParagraph"/>
              <w:numPr>
                <w:ilvl w:val="0"/>
                <w:numId w:val="4"/>
              </w:numPr>
              <w:rPr>
                <w:b/>
                <w:bCs/>
                <w:lang w:eastAsia="ja-JP"/>
              </w:rPr>
            </w:pPr>
            <w:r w:rsidRPr="007065D3">
              <w:rPr>
                <w:b/>
                <w:bCs/>
                <w:lang w:eastAsia="ja-JP"/>
              </w:rPr>
              <w:t>Admin receives question</w:t>
            </w:r>
            <w:r w:rsidR="00035C82">
              <w:rPr>
                <w:b/>
                <w:bCs/>
                <w:lang w:eastAsia="ja-JP"/>
              </w:rPr>
              <w:t xml:space="preserve"> through email</w:t>
            </w:r>
          </w:p>
          <w:p w14:paraId="5F4E9CB1" w14:textId="5A9FAFB5" w:rsidR="00EF7DDA" w:rsidRDefault="00EF7DDA" w:rsidP="00CA4812">
            <w:pPr>
              <w:pStyle w:val="ListParagraph"/>
              <w:numPr>
                <w:ilvl w:val="0"/>
                <w:numId w:val="4"/>
              </w:numPr>
              <w:rPr>
                <w:b/>
                <w:bCs/>
                <w:lang w:eastAsia="ja-JP"/>
              </w:rPr>
            </w:pPr>
            <w:r>
              <w:rPr>
                <w:b/>
                <w:bCs/>
                <w:lang w:eastAsia="ja-JP"/>
              </w:rPr>
              <w:t>Admin contacts user who sent question</w:t>
            </w:r>
            <w:r w:rsidR="00035C82">
              <w:rPr>
                <w:b/>
                <w:bCs/>
                <w:lang w:eastAsia="ja-JP"/>
              </w:rPr>
              <w:t xml:space="preserve"> via email</w:t>
            </w:r>
          </w:p>
          <w:p w14:paraId="65DE228B" w14:textId="77777777" w:rsidR="00EF7DDA" w:rsidRDefault="00EF7DDA" w:rsidP="00CA4812">
            <w:pPr>
              <w:pStyle w:val="ListParagraph"/>
              <w:numPr>
                <w:ilvl w:val="0"/>
                <w:numId w:val="4"/>
              </w:numPr>
              <w:rPr>
                <w:b/>
                <w:bCs/>
                <w:lang w:eastAsia="ja-JP"/>
              </w:rPr>
            </w:pPr>
            <w:r>
              <w:rPr>
                <w:b/>
                <w:bCs/>
                <w:lang w:eastAsia="ja-JP"/>
              </w:rPr>
              <w:t>Admin and user try to resolve any problems/questions user may have</w:t>
            </w:r>
          </w:p>
          <w:p w14:paraId="03CC631B" w14:textId="15E00C16" w:rsidR="723BCC13" w:rsidRDefault="00EF7DDA" w:rsidP="00CA4812">
            <w:pPr>
              <w:pStyle w:val="ListParagraph"/>
              <w:numPr>
                <w:ilvl w:val="0"/>
                <w:numId w:val="4"/>
              </w:numPr>
              <w:rPr>
                <w:b/>
                <w:bCs/>
                <w:lang w:eastAsia="ja-JP"/>
              </w:rPr>
            </w:pPr>
            <w:r>
              <w:rPr>
                <w:b/>
                <w:bCs/>
                <w:lang w:eastAsia="ja-JP"/>
              </w:rPr>
              <w:t>Loop back 1-3 anytime admin gets contacted</w:t>
            </w:r>
          </w:p>
        </w:tc>
      </w:tr>
      <w:tr w:rsidR="723BCC13" w14:paraId="131A582F" w14:textId="77777777" w:rsidTr="0081187D">
        <w:tc>
          <w:tcPr>
            <w:tcW w:w="2339" w:type="dxa"/>
          </w:tcPr>
          <w:p w14:paraId="6DDA9070" w14:textId="77777777" w:rsidR="67A19BD6" w:rsidRDefault="67A19BD6" w:rsidP="723BCC13">
            <w:pPr>
              <w:rPr>
                <w:b/>
                <w:bCs/>
                <w:lang w:eastAsia="ja-JP"/>
              </w:rPr>
            </w:pPr>
            <w:r w:rsidRPr="723BCC13">
              <w:rPr>
                <w:b/>
                <w:bCs/>
                <w:lang w:eastAsia="ja-JP"/>
              </w:rPr>
              <w:t>Alternative Flow:</w:t>
            </w:r>
          </w:p>
        </w:tc>
        <w:tc>
          <w:tcPr>
            <w:tcW w:w="7011" w:type="dxa"/>
            <w:gridSpan w:val="3"/>
          </w:tcPr>
          <w:p w14:paraId="13B468F9" w14:textId="5E8DC1AD" w:rsidR="723BCC13" w:rsidRDefault="00A77944" w:rsidP="723BCC13">
            <w:pPr>
              <w:rPr>
                <w:b/>
                <w:bCs/>
                <w:lang w:eastAsia="ja-JP"/>
              </w:rPr>
            </w:pPr>
            <w:r>
              <w:rPr>
                <w:b/>
                <w:bCs/>
                <w:lang w:eastAsia="ja-JP"/>
              </w:rPr>
              <w:t>Follow steps 1-4 from normal flow</w:t>
            </w:r>
          </w:p>
        </w:tc>
      </w:tr>
      <w:tr w:rsidR="723BCC13" w14:paraId="5223BAE3" w14:textId="77777777" w:rsidTr="0081187D">
        <w:tc>
          <w:tcPr>
            <w:tcW w:w="2339" w:type="dxa"/>
          </w:tcPr>
          <w:p w14:paraId="4F342C3E" w14:textId="77777777" w:rsidR="67A19BD6" w:rsidRDefault="67A19BD6" w:rsidP="723BCC13">
            <w:pPr>
              <w:rPr>
                <w:b/>
                <w:bCs/>
                <w:lang w:eastAsia="ja-JP"/>
              </w:rPr>
            </w:pPr>
            <w:r w:rsidRPr="723BCC13">
              <w:rPr>
                <w:b/>
                <w:bCs/>
                <w:lang w:eastAsia="ja-JP"/>
              </w:rPr>
              <w:t>Exceptions:</w:t>
            </w:r>
          </w:p>
        </w:tc>
        <w:tc>
          <w:tcPr>
            <w:tcW w:w="7011" w:type="dxa"/>
            <w:gridSpan w:val="3"/>
          </w:tcPr>
          <w:p w14:paraId="0F585272" w14:textId="025AF8D2" w:rsidR="723BCC13" w:rsidRDefault="00046D0F" w:rsidP="723BCC13">
            <w:pPr>
              <w:rPr>
                <w:b/>
                <w:bCs/>
                <w:lang w:eastAsia="ja-JP"/>
              </w:rPr>
            </w:pPr>
            <w:r>
              <w:rPr>
                <w:b/>
                <w:bCs/>
                <w:lang w:eastAsia="ja-JP"/>
              </w:rPr>
              <w:t>Responses might be delayed if multiple questions are being asked from different users</w:t>
            </w:r>
          </w:p>
        </w:tc>
      </w:tr>
      <w:tr w:rsidR="723BCC13" w14:paraId="7EE0979F" w14:textId="77777777" w:rsidTr="0081187D">
        <w:tc>
          <w:tcPr>
            <w:tcW w:w="2339" w:type="dxa"/>
          </w:tcPr>
          <w:p w14:paraId="6B4969A6" w14:textId="77777777" w:rsidR="67A19BD6" w:rsidRDefault="67A19BD6" w:rsidP="723BCC13">
            <w:pPr>
              <w:rPr>
                <w:b/>
                <w:bCs/>
                <w:lang w:eastAsia="ja-JP"/>
              </w:rPr>
            </w:pPr>
            <w:r w:rsidRPr="723BCC13">
              <w:rPr>
                <w:b/>
                <w:bCs/>
                <w:lang w:eastAsia="ja-JP"/>
              </w:rPr>
              <w:t>Includes:</w:t>
            </w:r>
          </w:p>
        </w:tc>
        <w:tc>
          <w:tcPr>
            <w:tcW w:w="7011" w:type="dxa"/>
            <w:gridSpan w:val="3"/>
          </w:tcPr>
          <w:p w14:paraId="1C81D70E" w14:textId="17CC0CE8" w:rsidR="723BCC13" w:rsidRDefault="00046D0F" w:rsidP="723BCC13">
            <w:pPr>
              <w:rPr>
                <w:b/>
                <w:bCs/>
                <w:lang w:eastAsia="ja-JP"/>
              </w:rPr>
            </w:pPr>
            <w:r>
              <w:rPr>
                <w:b/>
                <w:bCs/>
                <w:lang w:eastAsia="ja-JP"/>
              </w:rPr>
              <w:t>Not</w:t>
            </w:r>
            <w:r w:rsidR="000E3E36">
              <w:rPr>
                <w:b/>
                <w:bCs/>
                <w:lang w:eastAsia="ja-JP"/>
              </w:rPr>
              <w:t xml:space="preserve"> Applicable</w:t>
            </w:r>
          </w:p>
        </w:tc>
      </w:tr>
      <w:tr w:rsidR="723BCC13" w14:paraId="0748C4DA" w14:textId="77777777" w:rsidTr="0081187D">
        <w:tc>
          <w:tcPr>
            <w:tcW w:w="2339" w:type="dxa"/>
          </w:tcPr>
          <w:p w14:paraId="423E205F" w14:textId="77777777" w:rsidR="67A19BD6" w:rsidRDefault="67A19BD6" w:rsidP="723BCC13">
            <w:pPr>
              <w:rPr>
                <w:b/>
                <w:bCs/>
                <w:lang w:eastAsia="ja-JP"/>
              </w:rPr>
            </w:pPr>
            <w:r w:rsidRPr="723BCC13">
              <w:rPr>
                <w:b/>
                <w:bCs/>
                <w:lang w:eastAsia="ja-JP"/>
              </w:rPr>
              <w:t>Frequency of Use:</w:t>
            </w:r>
          </w:p>
        </w:tc>
        <w:tc>
          <w:tcPr>
            <w:tcW w:w="7011" w:type="dxa"/>
            <w:gridSpan w:val="3"/>
          </w:tcPr>
          <w:p w14:paraId="161F4596" w14:textId="1C9826F8" w:rsidR="723BCC13" w:rsidRDefault="000E3E36" w:rsidP="723BCC13">
            <w:pPr>
              <w:rPr>
                <w:b/>
                <w:bCs/>
                <w:lang w:eastAsia="ja-JP"/>
              </w:rPr>
            </w:pPr>
            <w:r>
              <w:rPr>
                <w:b/>
                <w:bCs/>
                <w:lang w:eastAsia="ja-JP"/>
              </w:rPr>
              <w:t>Whenever a question is asked</w:t>
            </w:r>
          </w:p>
        </w:tc>
      </w:tr>
      <w:tr w:rsidR="723BCC13" w14:paraId="5129944C" w14:textId="77777777" w:rsidTr="0081187D">
        <w:tc>
          <w:tcPr>
            <w:tcW w:w="2339" w:type="dxa"/>
          </w:tcPr>
          <w:p w14:paraId="7774A119" w14:textId="77777777" w:rsidR="67A19BD6" w:rsidRDefault="67A19BD6" w:rsidP="723BCC13">
            <w:pPr>
              <w:rPr>
                <w:b/>
                <w:bCs/>
                <w:lang w:eastAsia="ja-JP"/>
              </w:rPr>
            </w:pPr>
            <w:r w:rsidRPr="723BCC13">
              <w:rPr>
                <w:b/>
                <w:bCs/>
                <w:lang w:eastAsia="ja-JP"/>
              </w:rPr>
              <w:t>Special Requirements:</w:t>
            </w:r>
          </w:p>
        </w:tc>
        <w:tc>
          <w:tcPr>
            <w:tcW w:w="7011" w:type="dxa"/>
            <w:gridSpan w:val="3"/>
          </w:tcPr>
          <w:p w14:paraId="4F0C3B8F" w14:textId="1AE34832" w:rsidR="723BCC13" w:rsidRDefault="000E3E36" w:rsidP="723BCC13">
            <w:pPr>
              <w:rPr>
                <w:b/>
                <w:bCs/>
                <w:lang w:eastAsia="ja-JP"/>
              </w:rPr>
            </w:pPr>
            <w:r>
              <w:rPr>
                <w:b/>
                <w:bCs/>
                <w:lang w:eastAsia="ja-JP"/>
              </w:rPr>
              <w:t>Not applicable</w:t>
            </w:r>
          </w:p>
        </w:tc>
      </w:tr>
      <w:tr w:rsidR="723BCC13" w14:paraId="7F069BDB" w14:textId="77777777" w:rsidTr="0081187D">
        <w:tc>
          <w:tcPr>
            <w:tcW w:w="2339" w:type="dxa"/>
          </w:tcPr>
          <w:p w14:paraId="5B4F3395" w14:textId="77777777" w:rsidR="67A19BD6" w:rsidRDefault="67A19BD6" w:rsidP="723BCC13">
            <w:pPr>
              <w:rPr>
                <w:b/>
                <w:bCs/>
                <w:lang w:eastAsia="ja-JP"/>
              </w:rPr>
            </w:pPr>
            <w:r w:rsidRPr="723BCC13">
              <w:rPr>
                <w:b/>
                <w:bCs/>
                <w:lang w:eastAsia="ja-JP"/>
              </w:rPr>
              <w:t>Assumptions:</w:t>
            </w:r>
          </w:p>
        </w:tc>
        <w:tc>
          <w:tcPr>
            <w:tcW w:w="7011" w:type="dxa"/>
            <w:gridSpan w:val="3"/>
          </w:tcPr>
          <w:p w14:paraId="2B52C537" w14:textId="639346B9" w:rsidR="723BCC13" w:rsidRDefault="000E3E36" w:rsidP="723BCC13">
            <w:pPr>
              <w:rPr>
                <w:b/>
                <w:bCs/>
                <w:lang w:eastAsia="ja-JP"/>
              </w:rPr>
            </w:pPr>
            <w:r>
              <w:rPr>
                <w:b/>
                <w:bCs/>
                <w:lang w:eastAsia="ja-JP"/>
              </w:rPr>
              <w:t>Admin knows how to correctly write back a reply to a message in a professional manner</w:t>
            </w:r>
          </w:p>
        </w:tc>
      </w:tr>
      <w:tr w:rsidR="723BCC13" w14:paraId="1183D044" w14:textId="77777777" w:rsidTr="0081187D">
        <w:tc>
          <w:tcPr>
            <w:tcW w:w="2339" w:type="dxa"/>
          </w:tcPr>
          <w:p w14:paraId="6B110884" w14:textId="77777777" w:rsidR="67A19BD6" w:rsidRDefault="67A19BD6" w:rsidP="723BCC13">
            <w:pPr>
              <w:rPr>
                <w:b/>
                <w:bCs/>
                <w:lang w:eastAsia="ja-JP"/>
              </w:rPr>
            </w:pPr>
            <w:r w:rsidRPr="723BCC13">
              <w:rPr>
                <w:b/>
                <w:bCs/>
                <w:lang w:eastAsia="ja-JP"/>
              </w:rPr>
              <w:t>Notes and Issues:</w:t>
            </w:r>
          </w:p>
        </w:tc>
        <w:tc>
          <w:tcPr>
            <w:tcW w:w="7011" w:type="dxa"/>
            <w:gridSpan w:val="3"/>
          </w:tcPr>
          <w:p w14:paraId="4738275D" w14:textId="3B5974C5" w:rsidR="723BCC13" w:rsidRDefault="00865870" w:rsidP="723BCC13">
            <w:pPr>
              <w:rPr>
                <w:b/>
                <w:bCs/>
                <w:lang w:eastAsia="ja-JP"/>
              </w:rPr>
            </w:pPr>
            <w:r>
              <w:rPr>
                <w:b/>
                <w:bCs/>
                <w:lang w:eastAsia="ja-JP"/>
              </w:rPr>
              <w:t>Not applicable</w:t>
            </w:r>
          </w:p>
        </w:tc>
      </w:tr>
    </w:tbl>
    <w:p w14:paraId="7328FA1C" w14:textId="3067A8D3" w:rsidR="723BCC13" w:rsidRDefault="723BCC13" w:rsidP="723BCC13">
      <w:pPr>
        <w:rPr>
          <w:b/>
          <w:bCs/>
          <w:lang w:eastAsia="ja-JP"/>
        </w:rPr>
      </w:pPr>
    </w:p>
    <w:tbl>
      <w:tblPr>
        <w:tblStyle w:val="TableGrid"/>
        <w:tblW w:w="0" w:type="auto"/>
        <w:tblLook w:val="06A0" w:firstRow="1" w:lastRow="0" w:firstColumn="1" w:lastColumn="0" w:noHBand="1" w:noVBand="1"/>
      </w:tblPr>
      <w:tblGrid>
        <w:gridCol w:w="2338"/>
        <w:gridCol w:w="2337"/>
        <w:gridCol w:w="2337"/>
        <w:gridCol w:w="2338"/>
      </w:tblGrid>
      <w:tr w:rsidR="00C121A9" w14:paraId="26FD1C98" w14:textId="77777777" w:rsidTr="00F57CCE">
        <w:tc>
          <w:tcPr>
            <w:tcW w:w="2338" w:type="dxa"/>
          </w:tcPr>
          <w:p w14:paraId="775AAAC0" w14:textId="77777777" w:rsidR="00C121A9" w:rsidRDefault="00C121A9" w:rsidP="004B598A">
            <w:pPr>
              <w:jc w:val="right"/>
              <w:rPr>
                <w:b/>
                <w:bCs/>
                <w:lang w:eastAsia="ja-JP"/>
              </w:rPr>
            </w:pPr>
            <w:r w:rsidRPr="723BCC13">
              <w:rPr>
                <w:b/>
                <w:bCs/>
                <w:lang w:eastAsia="ja-JP"/>
              </w:rPr>
              <w:t>Use Case ID:</w:t>
            </w:r>
          </w:p>
        </w:tc>
        <w:tc>
          <w:tcPr>
            <w:tcW w:w="7012" w:type="dxa"/>
            <w:gridSpan w:val="3"/>
          </w:tcPr>
          <w:p w14:paraId="6C557F2F" w14:textId="77777777" w:rsidR="00C121A9" w:rsidRDefault="00C121A9" w:rsidP="004B598A">
            <w:pPr>
              <w:rPr>
                <w:b/>
                <w:bCs/>
                <w:lang w:eastAsia="ja-JP"/>
              </w:rPr>
            </w:pPr>
            <w:r w:rsidRPr="723BCC13">
              <w:rPr>
                <w:b/>
                <w:bCs/>
                <w:lang w:eastAsia="ja-JP"/>
              </w:rPr>
              <w:t>UC-</w:t>
            </w:r>
            <w:r>
              <w:rPr>
                <w:b/>
                <w:bCs/>
                <w:lang w:eastAsia="ja-JP"/>
              </w:rPr>
              <w:t>BG</w:t>
            </w:r>
          </w:p>
        </w:tc>
      </w:tr>
      <w:tr w:rsidR="00C121A9" w14:paraId="41B81506" w14:textId="77777777" w:rsidTr="00F57CCE">
        <w:tc>
          <w:tcPr>
            <w:tcW w:w="2338" w:type="dxa"/>
          </w:tcPr>
          <w:p w14:paraId="573ECA0F" w14:textId="77777777" w:rsidR="00C121A9" w:rsidRDefault="00C121A9" w:rsidP="004B598A">
            <w:pPr>
              <w:jc w:val="right"/>
              <w:rPr>
                <w:b/>
                <w:bCs/>
                <w:lang w:eastAsia="ja-JP"/>
              </w:rPr>
            </w:pPr>
            <w:r w:rsidRPr="723BCC13">
              <w:rPr>
                <w:b/>
                <w:bCs/>
                <w:lang w:eastAsia="ja-JP"/>
              </w:rPr>
              <w:t>Use Case Name:</w:t>
            </w:r>
          </w:p>
        </w:tc>
        <w:tc>
          <w:tcPr>
            <w:tcW w:w="7012" w:type="dxa"/>
            <w:gridSpan w:val="3"/>
          </w:tcPr>
          <w:p w14:paraId="1EDA8F4C" w14:textId="77777777" w:rsidR="00C121A9" w:rsidRDefault="00C121A9" w:rsidP="004B598A">
            <w:pPr>
              <w:rPr>
                <w:b/>
                <w:bCs/>
                <w:lang w:eastAsia="ja-JP"/>
              </w:rPr>
            </w:pPr>
            <w:r>
              <w:rPr>
                <w:b/>
                <w:bCs/>
                <w:lang w:eastAsia="ja-JP"/>
              </w:rPr>
              <w:t>Booking</w:t>
            </w:r>
          </w:p>
        </w:tc>
      </w:tr>
      <w:tr w:rsidR="00C121A9" w14:paraId="176B9BB7" w14:textId="77777777" w:rsidTr="00F57CCE">
        <w:tc>
          <w:tcPr>
            <w:tcW w:w="2338" w:type="dxa"/>
          </w:tcPr>
          <w:p w14:paraId="4E0B6CC8" w14:textId="77777777" w:rsidR="00C121A9" w:rsidRDefault="00C121A9" w:rsidP="004B598A">
            <w:pPr>
              <w:jc w:val="right"/>
              <w:rPr>
                <w:b/>
                <w:bCs/>
                <w:lang w:eastAsia="ja-JP"/>
              </w:rPr>
            </w:pPr>
            <w:r w:rsidRPr="723BCC13">
              <w:rPr>
                <w:b/>
                <w:bCs/>
                <w:lang w:eastAsia="ja-JP"/>
              </w:rPr>
              <w:t>Created By:</w:t>
            </w:r>
          </w:p>
        </w:tc>
        <w:tc>
          <w:tcPr>
            <w:tcW w:w="2337" w:type="dxa"/>
          </w:tcPr>
          <w:p w14:paraId="27591A30" w14:textId="77777777" w:rsidR="00C121A9" w:rsidRDefault="00C121A9" w:rsidP="004B598A">
            <w:pPr>
              <w:rPr>
                <w:b/>
                <w:bCs/>
                <w:lang w:eastAsia="ja-JP"/>
              </w:rPr>
            </w:pPr>
            <w:r w:rsidRPr="723BCC13">
              <w:rPr>
                <w:b/>
                <w:bCs/>
                <w:lang w:eastAsia="ja-JP"/>
              </w:rPr>
              <w:t>Team Red</w:t>
            </w:r>
          </w:p>
        </w:tc>
        <w:tc>
          <w:tcPr>
            <w:tcW w:w="2337" w:type="dxa"/>
          </w:tcPr>
          <w:p w14:paraId="204E5BA3" w14:textId="77777777" w:rsidR="00C121A9" w:rsidRDefault="00C121A9" w:rsidP="004B598A">
            <w:pPr>
              <w:rPr>
                <w:b/>
                <w:bCs/>
                <w:lang w:eastAsia="ja-JP"/>
              </w:rPr>
            </w:pPr>
            <w:r>
              <w:rPr>
                <w:b/>
                <w:bCs/>
                <w:lang w:eastAsia="ja-JP"/>
              </w:rPr>
              <w:t>Last Updated By:</w:t>
            </w:r>
          </w:p>
        </w:tc>
        <w:tc>
          <w:tcPr>
            <w:tcW w:w="2338" w:type="dxa"/>
          </w:tcPr>
          <w:p w14:paraId="791E3887" w14:textId="77777777" w:rsidR="00C121A9" w:rsidRDefault="00C121A9" w:rsidP="004B598A">
            <w:pPr>
              <w:rPr>
                <w:b/>
                <w:bCs/>
                <w:lang w:eastAsia="ja-JP"/>
              </w:rPr>
            </w:pPr>
            <w:r>
              <w:rPr>
                <w:b/>
                <w:bCs/>
                <w:lang w:eastAsia="ja-JP"/>
              </w:rPr>
              <w:t xml:space="preserve">Theodore </w:t>
            </w:r>
            <w:proofErr w:type="spellStart"/>
            <w:r>
              <w:rPr>
                <w:b/>
                <w:bCs/>
                <w:lang w:eastAsia="ja-JP"/>
              </w:rPr>
              <w:t>Tsimiklis</w:t>
            </w:r>
            <w:proofErr w:type="spellEnd"/>
          </w:p>
        </w:tc>
      </w:tr>
      <w:tr w:rsidR="00C121A9" w14:paraId="150B12C2" w14:textId="77777777" w:rsidTr="00F57CCE">
        <w:tc>
          <w:tcPr>
            <w:tcW w:w="2338" w:type="dxa"/>
          </w:tcPr>
          <w:p w14:paraId="16417AF3" w14:textId="77777777" w:rsidR="00C121A9" w:rsidRDefault="00C121A9" w:rsidP="004B598A">
            <w:pPr>
              <w:jc w:val="right"/>
              <w:rPr>
                <w:b/>
                <w:bCs/>
                <w:lang w:eastAsia="ja-JP"/>
              </w:rPr>
            </w:pPr>
            <w:r w:rsidRPr="723BCC13">
              <w:rPr>
                <w:b/>
                <w:bCs/>
                <w:lang w:eastAsia="ja-JP"/>
              </w:rPr>
              <w:t>Date Created:</w:t>
            </w:r>
          </w:p>
        </w:tc>
        <w:tc>
          <w:tcPr>
            <w:tcW w:w="2337" w:type="dxa"/>
          </w:tcPr>
          <w:p w14:paraId="691669FB" w14:textId="77777777" w:rsidR="00C121A9" w:rsidRDefault="00C121A9" w:rsidP="004B598A">
            <w:pPr>
              <w:rPr>
                <w:b/>
                <w:bCs/>
                <w:lang w:eastAsia="ja-JP"/>
              </w:rPr>
            </w:pPr>
            <w:r w:rsidRPr="7D60F6A2">
              <w:rPr>
                <w:b/>
                <w:bCs/>
                <w:lang w:eastAsia="ja-JP"/>
              </w:rPr>
              <w:t>2</w:t>
            </w:r>
            <w:r>
              <w:rPr>
                <w:b/>
                <w:bCs/>
                <w:lang w:eastAsia="ja-JP"/>
              </w:rPr>
              <w:t>022/03/06</w:t>
            </w:r>
          </w:p>
        </w:tc>
        <w:tc>
          <w:tcPr>
            <w:tcW w:w="2337" w:type="dxa"/>
          </w:tcPr>
          <w:p w14:paraId="1BECBABF" w14:textId="77777777" w:rsidR="00C121A9" w:rsidRDefault="00C121A9" w:rsidP="004B598A">
            <w:pPr>
              <w:rPr>
                <w:b/>
                <w:bCs/>
                <w:lang w:eastAsia="ja-JP"/>
              </w:rPr>
            </w:pPr>
            <w:r>
              <w:rPr>
                <w:b/>
                <w:bCs/>
                <w:lang w:eastAsia="ja-JP"/>
              </w:rPr>
              <w:t>Last Revision Date:</w:t>
            </w:r>
          </w:p>
        </w:tc>
        <w:tc>
          <w:tcPr>
            <w:tcW w:w="2338" w:type="dxa"/>
          </w:tcPr>
          <w:p w14:paraId="63C4EED3" w14:textId="77777777" w:rsidR="00C121A9" w:rsidRDefault="00C121A9" w:rsidP="004B598A">
            <w:pPr>
              <w:rPr>
                <w:b/>
                <w:bCs/>
                <w:lang w:eastAsia="ja-JP"/>
              </w:rPr>
            </w:pPr>
            <w:r w:rsidRPr="7D60F6A2">
              <w:rPr>
                <w:b/>
                <w:bCs/>
                <w:lang w:eastAsia="ja-JP"/>
              </w:rPr>
              <w:t>2</w:t>
            </w:r>
            <w:r>
              <w:rPr>
                <w:b/>
                <w:bCs/>
                <w:lang w:eastAsia="ja-JP"/>
              </w:rPr>
              <w:t>022/03/06</w:t>
            </w:r>
          </w:p>
        </w:tc>
      </w:tr>
      <w:tr w:rsidR="00C121A9" w14:paraId="7FD7F632" w14:textId="77777777" w:rsidTr="00F57CCE">
        <w:tc>
          <w:tcPr>
            <w:tcW w:w="2338" w:type="dxa"/>
          </w:tcPr>
          <w:p w14:paraId="64DB6ADA" w14:textId="77777777" w:rsidR="00C121A9" w:rsidRDefault="00C121A9" w:rsidP="004B598A">
            <w:pPr>
              <w:rPr>
                <w:b/>
                <w:bCs/>
                <w:lang w:eastAsia="ja-JP"/>
              </w:rPr>
            </w:pPr>
            <w:r w:rsidRPr="723BCC13">
              <w:rPr>
                <w:b/>
                <w:bCs/>
                <w:lang w:eastAsia="ja-JP"/>
              </w:rPr>
              <w:t>Actors:</w:t>
            </w:r>
          </w:p>
        </w:tc>
        <w:tc>
          <w:tcPr>
            <w:tcW w:w="7012" w:type="dxa"/>
            <w:gridSpan w:val="3"/>
          </w:tcPr>
          <w:p w14:paraId="509F06E2" w14:textId="77777777" w:rsidR="00C121A9" w:rsidRDefault="00C121A9" w:rsidP="004B598A">
            <w:pPr>
              <w:rPr>
                <w:b/>
                <w:bCs/>
                <w:lang w:eastAsia="ja-JP"/>
              </w:rPr>
            </w:pPr>
            <w:r>
              <w:rPr>
                <w:b/>
                <w:bCs/>
                <w:lang w:eastAsia="ja-JP"/>
              </w:rPr>
              <w:t>Users (primary)</w:t>
            </w:r>
          </w:p>
        </w:tc>
      </w:tr>
      <w:tr w:rsidR="00C121A9" w14:paraId="1E5EDD2E" w14:textId="77777777" w:rsidTr="00F57CCE">
        <w:tc>
          <w:tcPr>
            <w:tcW w:w="2338" w:type="dxa"/>
          </w:tcPr>
          <w:p w14:paraId="1B0CE429" w14:textId="77777777" w:rsidR="00C121A9" w:rsidRDefault="00C121A9" w:rsidP="004B598A">
            <w:pPr>
              <w:rPr>
                <w:b/>
                <w:bCs/>
                <w:lang w:eastAsia="ja-JP"/>
              </w:rPr>
            </w:pPr>
            <w:r w:rsidRPr="723BCC13">
              <w:rPr>
                <w:b/>
                <w:bCs/>
                <w:lang w:eastAsia="ja-JP"/>
              </w:rPr>
              <w:t>Description:</w:t>
            </w:r>
          </w:p>
        </w:tc>
        <w:tc>
          <w:tcPr>
            <w:tcW w:w="7012" w:type="dxa"/>
            <w:gridSpan w:val="3"/>
          </w:tcPr>
          <w:p w14:paraId="5899C672" w14:textId="77777777" w:rsidR="00C121A9" w:rsidRDefault="00C121A9" w:rsidP="004B598A">
            <w:pPr>
              <w:rPr>
                <w:b/>
                <w:bCs/>
                <w:lang w:eastAsia="ja-JP"/>
              </w:rPr>
            </w:pPr>
            <w:r>
              <w:rPr>
                <w:b/>
                <w:bCs/>
                <w:lang w:eastAsia="ja-JP"/>
              </w:rPr>
              <w:t>To book an appointment</w:t>
            </w:r>
          </w:p>
        </w:tc>
      </w:tr>
      <w:tr w:rsidR="00C121A9" w14:paraId="702905AA" w14:textId="77777777" w:rsidTr="00F57CCE">
        <w:tc>
          <w:tcPr>
            <w:tcW w:w="2338" w:type="dxa"/>
          </w:tcPr>
          <w:p w14:paraId="3857F86A" w14:textId="77777777" w:rsidR="00C121A9" w:rsidRDefault="00C121A9" w:rsidP="004B598A">
            <w:pPr>
              <w:rPr>
                <w:b/>
                <w:bCs/>
                <w:lang w:eastAsia="ja-JP"/>
              </w:rPr>
            </w:pPr>
            <w:r w:rsidRPr="723BCC13">
              <w:rPr>
                <w:b/>
                <w:bCs/>
                <w:lang w:eastAsia="ja-JP"/>
              </w:rPr>
              <w:t>Trigger:</w:t>
            </w:r>
          </w:p>
        </w:tc>
        <w:tc>
          <w:tcPr>
            <w:tcW w:w="7012" w:type="dxa"/>
            <w:gridSpan w:val="3"/>
          </w:tcPr>
          <w:p w14:paraId="21E1D805" w14:textId="77777777" w:rsidR="00C121A9" w:rsidRDefault="00C121A9" w:rsidP="004B598A">
            <w:pPr>
              <w:rPr>
                <w:b/>
                <w:bCs/>
                <w:lang w:eastAsia="ja-JP"/>
              </w:rPr>
            </w:pPr>
            <w:r>
              <w:rPr>
                <w:b/>
                <w:bCs/>
                <w:lang w:eastAsia="ja-JP"/>
              </w:rPr>
              <w:t>When user goes to booking page</w:t>
            </w:r>
          </w:p>
        </w:tc>
      </w:tr>
      <w:tr w:rsidR="00C121A9" w14:paraId="7A917340" w14:textId="77777777" w:rsidTr="00F57CCE">
        <w:tc>
          <w:tcPr>
            <w:tcW w:w="2338" w:type="dxa"/>
          </w:tcPr>
          <w:p w14:paraId="70CB4065" w14:textId="77777777" w:rsidR="00C121A9" w:rsidRDefault="00C121A9" w:rsidP="004B598A">
            <w:pPr>
              <w:rPr>
                <w:b/>
                <w:bCs/>
                <w:lang w:eastAsia="ja-JP"/>
              </w:rPr>
            </w:pPr>
            <w:r w:rsidRPr="723BCC13">
              <w:rPr>
                <w:b/>
                <w:bCs/>
                <w:lang w:eastAsia="ja-JP"/>
              </w:rPr>
              <w:t>Preconditions:</w:t>
            </w:r>
          </w:p>
        </w:tc>
        <w:tc>
          <w:tcPr>
            <w:tcW w:w="7012" w:type="dxa"/>
            <w:gridSpan w:val="3"/>
          </w:tcPr>
          <w:p w14:paraId="4072436D" w14:textId="77777777" w:rsidR="00C121A9" w:rsidRDefault="00C121A9" w:rsidP="004B598A">
            <w:pPr>
              <w:rPr>
                <w:b/>
                <w:bCs/>
                <w:lang w:eastAsia="ja-JP"/>
              </w:rPr>
            </w:pPr>
            <w:r>
              <w:rPr>
                <w:b/>
                <w:bCs/>
                <w:lang w:eastAsia="ja-JP"/>
              </w:rPr>
              <w:t>User fills out booking form</w:t>
            </w:r>
          </w:p>
        </w:tc>
      </w:tr>
      <w:tr w:rsidR="00C121A9" w14:paraId="7FEF9573" w14:textId="77777777" w:rsidTr="00F57CCE">
        <w:tc>
          <w:tcPr>
            <w:tcW w:w="2338" w:type="dxa"/>
          </w:tcPr>
          <w:p w14:paraId="38FF6978" w14:textId="77777777" w:rsidR="00C121A9" w:rsidRDefault="00C121A9" w:rsidP="004B598A">
            <w:pPr>
              <w:rPr>
                <w:b/>
                <w:bCs/>
                <w:lang w:eastAsia="ja-JP"/>
              </w:rPr>
            </w:pPr>
            <w:r w:rsidRPr="723BCC13">
              <w:rPr>
                <w:b/>
                <w:bCs/>
                <w:lang w:eastAsia="ja-JP"/>
              </w:rPr>
              <w:t>Postconditions:</w:t>
            </w:r>
          </w:p>
        </w:tc>
        <w:tc>
          <w:tcPr>
            <w:tcW w:w="7012" w:type="dxa"/>
            <w:gridSpan w:val="3"/>
          </w:tcPr>
          <w:p w14:paraId="397DE6F4" w14:textId="77777777" w:rsidR="00C121A9" w:rsidRDefault="00C121A9" w:rsidP="004B598A">
            <w:pPr>
              <w:pStyle w:val="ListParagraph"/>
              <w:numPr>
                <w:ilvl w:val="0"/>
                <w:numId w:val="5"/>
              </w:numPr>
              <w:rPr>
                <w:b/>
                <w:bCs/>
                <w:lang w:eastAsia="ja-JP"/>
              </w:rPr>
            </w:pPr>
            <w:r>
              <w:rPr>
                <w:b/>
                <w:bCs/>
                <w:lang w:eastAsia="ja-JP"/>
              </w:rPr>
              <w:t>User fills out form</w:t>
            </w:r>
          </w:p>
          <w:p w14:paraId="2E11E79F" w14:textId="77777777" w:rsidR="00C121A9" w:rsidRDefault="00C121A9" w:rsidP="004B598A">
            <w:pPr>
              <w:pStyle w:val="ListParagraph"/>
              <w:numPr>
                <w:ilvl w:val="0"/>
                <w:numId w:val="5"/>
              </w:numPr>
              <w:rPr>
                <w:b/>
                <w:bCs/>
                <w:lang w:eastAsia="ja-JP"/>
              </w:rPr>
            </w:pPr>
            <w:r>
              <w:rPr>
                <w:b/>
                <w:bCs/>
                <w:lang w:eastAsia="ja-JP"/>
              </w:rPr>
              <w:t xml:space="preserve">Form </w:t>
            </w:r>
            <w:proofErr w:type="gramStart"/>
            <w:r>
              <w:rPr>
                <w:b/>
                <w:bCs/>
                <w:lang w:eastAsia="ja-JP"/>
              </w:rPr>
              <w:t>get</w:t>
            </w:r>
            <w:proofErr w:type="gramEnd"/>
            <w:r>
              <w:rPr>
                <w:b/>
                <w:bCs/>
                <w:lang w:eastAsia="ja-JP"/>
              </w:rPr>
              <w:t xml:space="preserve"> sent to admin and is all setup for an appointment</w:t>
            </w:r>
          </w:p>
        </w:tc>
      </w:tr>
      <w:tr w:rsidR="00C121A9" w14:paraId="34281952" w14:textId="77777777" w:rsidTr="00F57CCE">
        <w:tc>
          <w:tcPr>
            <w:tcW w:w="2338" w:type="dxa"/>
          </w:tcPr>
          <w:p w14:paraId="2545630D" w14:textId="77777777" w:rsidR="00C121A9" w:rsidRDefault="00C121A9" w:rsidP="004B598A">
            <w:pPr>
              <w:rPr>
                <w:b/>
                <w:bCs/>
                <w:lang w:eastAsia="ja-JP"/>
              </w:rPr>
            </w:pPr>
            <w:r w:rsidRPr="723BCC13">
              <w:rPr>
                <w:b/>
                <w:bCs/>
                <w:lang w:eastAsia="ja-JP"/>
              </w:rPr>
              <w:t>Normal Flow:</w:t>
            </w:r>
          </w:p>
        </w:tc>
        <w:tc>
          <w:tcPr>
            <w:tcW w:w="7012" w:type="dxa"/>
            <w:gridSpan w:val="3"/>
          </w:tcPr>
          <w:p w14:paraId="71F5B061" w14:textId="77777777" w:rsidR="00C121A9" w:rsidRDefault="00C121A9" w:rsidP="004B598A">
            <w:pPr>
              <w:pStyle w:val="ListParagraph"/>
              <w:numPr>
                <w:ilvl w:val="0"/>
                <w:numId w:val="6"/>
              </w:numPr>
              <w:rPr>
                <w:b/>
                <w:bCs/>
                <w:lang w:eastAsia="ja-JP"/>
              </w:rPr>
            </w:pPr>
            <w:r>
              <w:rPr>
                <w:b/>
                <w:bCs/>
                <w:lang w:eastAsia="ja-JP"/>
              </w:rPr>
              <w:t>Fill out form</w:t>
            </w:r>
          </w:p>
          <w:p w14:paraId="797C5E17" w14:textId="77777777" w:rsidR="00C121A9" w:rsidRDefault="00C121A9" w:rsidP="004B598A">
            <w:pPr>
              <w:pStyle w:val="ListParagraph"/>
              <w:numPr>
                <w:ilvl w:val="0"/>
                <w:numId w:val="6"/>
              </w:numPr>
              <w:rPr>
                <w:b/>
                <w:bCs/>
                <w:lang w:eastAsia="ja-JP"/>
              </w:rPr>
            </w:pPr>
            <w:r>
              <w:rPr>
                <w:b/>
                <w:bCs/>
                <w:lang w:eastAsia="ja-JP"/>
              </w:rPr>
              <w:t>Pick a date to schedule</w:t>
            </w:r>
          </w:p>
          <w:p w14:paraId="33328514" w14:textId="77777777" w:rsidR="00C121A9" w:rsidRDefault="00C121A9" w:rsidP="004B598A">
            <w:pPr>
              <w:pStyle w:val="ListParagraph"/>
              <w:numPr>
                <w:ilvl w:val="0"/>
                <w:numId w:val="6"/>
              </w:numPr>
              <w:rPr>
                <w:b/>
                <w:bCs/>
                <w:lang w:eastAsia="ja-JP"/>
              </w:rPr>
            </w:pPr>
            <w:r>
              <w:rPr>
                <w:b/>
                <w:bCs/>
                <w:lang w:eastAsia="ja-JP"/>
              </w:rPr>
              <w:t>Click the book button to set appointment</w:t>
            </w:r>
          </w:p>
        </w:tc>
      </w:tr>
      <w:tr w:rsidR="00C121A9" w14:paraId="5155F8B5" w14:textId="77777777" w:rsidTr="00F57CCE">
        <w:tc>
          <w:tcPr>
            <w:tcW w:w="2338" w:type="dxa"/>
          </w:tcPr>
          <w:p w14:paraId="01603C74" w14:textId="77777777" w:rsidR="00C121A9" w:rsidRDefault="00C121A9" w:rsidP="004B598A">
            <w:pPr>
              <w:rPr>
                <w:b/>
                <w:bCs/>
                <w:lang w:eastAsia="ja-JP"/>
              </w:rPr>
            </w:pPr>
            <w:r w:rsidRPr="723BCC13">
              <w:rPr>
                <w:b/>
                <w:bCs/>
                <w:lang w:eastAsia="ja-JP"/>
              </w:rPr>
              <w:t>Alternative Flow:</w:t>
            </w:r>
          </w:p>
        </w:tc>
        <w:tc>
          <w:tcPr>
            <w:tcW w:w="7012" w:type="dxa"/>
            <w:gridSpan w:val="3"/>
          </w:tcPr>
          <w:p w14:paraId="63FBE390" w14:textId="77777777" w:rsidR="00C121A9" w:rsidRDefault="00C121A9" w:rsidP="004B598A">
            <w:pPr>
              <w:rPr>
                <w:b/>
                <w:bCs/>
                <w:lang w:eastAsia="ja-JP"/>
              </w:rPr>
            </w:pPr>
            <w:r>
              <w:rPr>
                <w:b/>
                <w:bCs/>
                <w:lang w:eastAsia="ja-JP"/>
              </w:rPr>
              <w:t>Follow steps 1-3 in Normal flow</w:t>
            </w:r>
          </w:p>
        </w:tc>
      </w:tr>
      <w:tr w:rsidR="00C121A9" w14:paraId="7FE93B8D" w14:textId="77777777" w:rsidTr="00F57CCE">
        <w:tc>
          <w:tcPr>
            <w:tcW w:w="2338" w:type="dxa"/>
          </w:tcPr>
          <w:p w14:paraId="6A33248C" w14:textId="77777777" w:rsidR="00C121A9" w:rsidRDefault="00C121A9" w:rsidP="004B598A">
            <w:pPr>
              <w:rPr>
                <w:b/>
                <w:bCs/>
                <w:lang w:eastAsia="ja-JP"/>
              </w:rPr>
            </w:pPr>
            <w:r w:rsidRPr="723BCC13">
              <w:rPr>
                <w:b/>
                <w:bCs/>
                <w:lang w:eastAsia="ja-JP"/>
              </w:rPr>
              <w:t>Exceptions:</w:t>
            </w:r>
          </w:p>
        </w:tc>
        <w:tc>
          <w:tcPr>
            <w:tcW w:w="7012" w:type="dxa"/>
            <w:gridSpan w:val="3"/>
          </w:tcPr>
          <w:p w14:paraId="470E052C" w14:textId="77777777" w:rsidR="00C121A9" w:rsidRDefault="00C121A9" w:rsidP="004B598A">
            <w:pPr>
              <w:rPr>
                <w:b/>
                <w:bCs/>
                <w:lang w:eastAsia="ja-JP"/>
              </w:rPr>
            </w:pPr>
            <w:r>
              <w:rPr>
                <w:b/>
                <w:bCs/>
                <w:lang w:eastAsia="ja-JP"/>
              </w:rPr>
              <w:t>No exceptions everything in the form must be filled out</w:t>
            </w:r>
          </w:p>
        </w:tc>
      </w:tr>
      <w:tr w:rsidR="00C121A9" w14:paraId="49F1DDEC" w14:textId="77777777" w:rsidTr="00F57CCE">
        <w:tc>
          <w:tcPr>
            <w:tcW w:w="2338" w:type="dxa"/>
          </w:tcPr>
          <w:p w14:paraId="319E96DF" w14:textId="77777777" w:rsidR="00C121A9" w:rsidRDefault="00C121A9" w:rsidP="004B598A">
            <w:pPr>
              <w:rPr>
                <w:b/>
                <w:bCs/>
                <w:lang w:eastAsia="ja-JP"/>
              </w:rPr>
            </w:pPr>
            <w:r w:rsidRPr="723BCC13">
              <w:rPr>
                <w:b/>
                <w:bCs/>
                <w:lang w:eastAsia="ja-JP"/>
              </w:rPr>
              <w:t>Includes:</w:t>
            </w:r>
          </w:p>
        </w:tc>
        <w:tc>
          <w:tcPr>
            <w:tcW w:w="7012" w:type="dxa"/>
            <w:gridSpan w:val="3"/>
          </w:tcPr>
          <w:p w14:paraId="2C0EAC39" w14:textId="77777777" w:rsidR="00C121A9" w:rsidRDefault="00C121A9" w:rsidP="004B598A">
            <w:pPr>
              <w:rPr>
                <w:b/>
                <w:bCs/>
                <w:lang w:eastAsia="ja-JP"/>
              </w:rPr>
            </w:pPr>
            <w:r>
              <w:rPr>
                <w:b/>
                <w:bCs/>
                <w:lang w:eastAsia="ja-JP"/>
              </w:rPr>
              <w:t>UC-OP</w:t>
            </w:r>
          </w:p>
        </w:tc>
      </w:tr>
      <w:tr w:rsidR="00C121A9" w14:paraId="6F49073C" w14:textId="77777777" w:rsidTr="00F57CCE">
        <w:tc>
          <w:tcPr>
            <w:tcW w:w="2338" w:type="dxa"/>
          </w:tcPr>
          <w:p w14:paraId="5EDB910E" w14:textId="77777777" w:rsidR="00C121A9" w:rsidRDefault="00C121A9" w:rsidP="004B598A">
            <w:pPr>
              <w:rPr>
                <w:b/>
                <w:bCs/>
                <w:lang w:eastAsia="ja-JP"/>
              </w:rPr>
            </w:pPr>
            <w:r w:rsidRPr="723BCC13">
              <w:rPr>
                <w:b/>
                <w:bCs/>
                <w:lang w:eastAsia="ja-JP"/>
              </w:rPr>
              <w:t>Frequency of Use:</w:t>
            </w:r>
          </w:p>
        </w:tc>
        <w:tc>
          <w:tcPr>
            <w:tcW w:w="7012" w:type="dxa"/>
            <w:gridSpan w:val="3"/>
          </w:tcPr>
          <w:p w14:paraId="2858BCA0" w14:textId="77777777" w:rsidR="00C121A9" w:rsidRDefault="00C121A9" w:rsidP="004B598A">
            <w:pPr>
              <w:rPr>
                <w:b/>
                <w:bCs/>
                <w:lang w:eastAsia="ja-JP"/>
              </w:rPr>
            </w:pPr>
            <w:r>
              <w:rPr>
                <w:b/>
                <w:bCs/>
                <w:lang w:eastAsia="ja-JP"/>
              </w:rPr>
              <w:t>On-demand</w:t>
            </w:r>
          </w:p>
        </w:tc>
      </w:tr>
      <w:tr w:rsidR="00C121A9" w14:paraId="4FC97083" w14:textId="77777777" w:rsidTr="00F57CCE">
        <w:tc>
          <w:tcPr>
            <w:tcW w:w="2338" w:type="dxa"/>
          </w:tcPr>
          <w:p w14:paraId="5FA78314" w14:textId="77777777" w:rsidR="00C121A9" w:rsidRDefault="00C121A9" w:rsidP="004B598A">
            <w:pPr>
              <w:rPr>
                <w:b/>
                <w:bCs/>
                <w:lang w:eastAsia="ja-JP"/>
              </w:rPr>
            </w:pPr>
            <w:r w:rsidRPr="723BCC13">
              <w:rPr>
                <w:b/>
                <w:bCs/>
                <w:lang w:eastAsia="ja-JP"/>
              </w:rPr>
              <w:t>Special Requirements:</w:t>
            </w:r>
          </w:p>
        </w:tc>
        <w:tc>
          <w:tcPr>
            <w:tcW w:w="7012" w:type="dxa"/>
            <w:gridSpan w:val="3"/>
          </w:tcPr>
          <w:p w14:paraId="385C80E4" w14:textId="77777777" w:rsidR="00C121A9" w:rsidRDefault="00C121A9" w:rsidP="004B598A">
            <w:pPr>
              <w:rPr>
                <w:b/>
                <w:bCs/>
                <w:lang w:eastAsia="ja-JP"/>
              </w:rPr>
            </w:pPr>
            <w:r>
              <w:rPr>
                <w:b/>
                <w:bCs/>
                <w:lang w:eastAsia="ja-JP"/>
              </w:rPr>
              <w:t>Not applicable</w:t>
            </w:r>
          </w:p>
        </w:tc>
      </w:tr>
      <w:tr w:rsidR="00C121A9" w14:paraId="3A832465" w14:textId="77777777" w:rsidTr="00F57CCE">
        <w:tc>
          <w:tcPr>
            <w:tcW w:w="2338" w:type="dxa"/>
          </w:tcPr>
          <w:p w14:paraId="7DEE2894" w14:textId="77777777" w:rsidR="00C121A9" w:rsidRDefault="00C121A9" w:rsidP="004B598A">
            <w:pPr>
              <w:rPr>
                <w:b/>
                <w:bCs/>
                <w:lang w:eastAsia="ja-JP"/>
              </w:rPr>
            </w:pPr>
            <w:r w:rsidRPr="723BCC13">
              <w:rPr>
                <w:b/>
                <w:bCs/>
                <w:lang w:eastAsia="ja-JP"/>
              </w:rPr>
              <w:t>Assumptions:</w:t>
            </w:r>
          </w:p>
        </w:tc>
        <w:tc>
          <w:tcPr>
            <w:tcW w:w="7012" w:type="dxa"/>
            <w:gridSpan w:val="3"/>
          </w:tcPr>
          <w:p w14:paraId="3497B18C" w14:textId="77777777" w:rsidR="00C121A9" w:rsidRDefault="00C121A9" w:rsidP="004B598A">
            <w:pPr>
              <w:rPr>
                <w:b/>
                <w:bCs/>
                <w:lang w:eastAsia="ja-JP"/>
              </w:rPr>
            </w:pPr>
            <w:r>
              <w:rPr>
                <w:b/>
                <w:bCs/>
                <w:lang w:eastAsia="ja-JP"/>
              </w:rPr>
              <w:t>User knows how to fill out a form</w:t>
            </w:r>
          </w:p>
        </w:tc>
      </w:tr>
      <w:tr w:rsidR="00C121A9" w14:paraId="0E550366" w14:textId="77777777" w:rsidTr="00F57CCE">
        <w:tc>
          <w:tcPr>
            <w:tcW w:w="2338" w:type="dxa"/>
          </w:tcPr>
          <w:p w14:paraId="54181D0B" w14:textId="77777777" w:rsidR="00C121A9" w:rsidRDefault="00C121A9" w:rsidP="004B598A">
            <w:pPr>
              <w:rPr>
                <w:b/>
                <w:bCs/>
                <w:lang w:eastAsia="ja-JP"/>
              </w:rPr>
            </w:pPr>
            <w:r w:rsidRPr="723BCC13">
              <w:rPr>
                <w:b/>
                <w:bCs/>
                <w:lang w:eastAsia="ja-JP"/>
              </w:rPr>
              <w:t>Notes and Issues:</w:t>
            </w:r>
          </w:p>
        </w:tc>
        <w:tc>
          <w:tcPr>
            <w:tcW w:w="7012" w:type="dxa"/>
            <w:gridSpan w:val="3"/>
          </w:tcPr>
          <w:p w14:paraId="3C1F0D7B" w14:textId="77777777" w:rsidR="00C121A9" w:rsidRDefault="00C121A9" w:rsidP="004B598A">
            <w:pPr>
              <w:rPr>
                <w:b/>
                <w:bCs/>
                <w:lang w:eastAsia="ja-JP"/>
              </w:rPr>
            </w:pPr>
            <w:r>
              <w:rPr>
                <w:b/>
                <w:bCs/>
                <w:lang w:eastAsia="ja-JP"/>
              </w:rPr>
              <w:t>Not applicable</w:t>
            </w:r>
          </w:p>
        </w:tc>
      </w:tr>
    </w:tbl>
    <w:p w14:paraId="09A1D77E" w14:textId="77777777" w:rsidR="00C121A9" w:rsidRDefault="00C121A9" w:rsidP="723BCC13">
      <w:pPr>
        <w:rPr>
          <w:b/>
          <w:bCs/>
          <w:lang w:eastAsia="ja-JP"/>
        </w:rPr>
      </w:pPr>
    </w:p>
    <w:tbl>
      <w:tblPr>
        <w:tblStyle w:val="TableGrid"/>
        <w:tblW w:w="0" w:type="auto"/>
        <w:tblLook w:val="06A0" w:firstRow="1" w:lastRow="0" w:firstColumn="1" w:lastColumn="0" w:noHBand="1" w:noVBand="1"/>
      </w:tblPr>
      <w:tblGrid>
        <w:gridCol w:w="2338"/>
        <w:gridCol w:w="2337"/>
        <w:gridCol w:w="2337"/>
        <w:gridCol w:w="2338"/>
      </w:tblGrid>
      <w:tr w:rsidR="723BCC13" w14:paraId="585F4F3F" w14:textId="77777777" w:rsidTr="00401C81">
        <w:tc>
          <w:tcPr>
            <w:tcW w:w="2338" w:type="dxa"/>
          </w:tcPr>
          <w:p w14:paraId="170B05E7" w14:textId="77777777" w:rsidR="67A19BD6" w:rsidRDefault="67A19BD6" w:rsidP="723BCC13">
            <w:pPr>
              <w:jc w:val="right"/>
              <w:rPr>
                <w:b/>
                <w:bCs/>
                <w:lang w:eastAsia="ja-JP"/>
              </w:rPr>
            </w:pPr>
            <w:r w:rsidRPr="723BCC13">
              <w:rPr>
                <w:b/>
                <w:bCs/>
                <w:lang w:eastAsia="ja-JP"/>
              </w:rPr>
              <w:lastRenderedPageBreak/>
              <w:t>Use Case ID:</w:t>
            </w:r>
          </w:p>
        </w:tc>
        <w:tc>
          <w:tcPr>
            <w:tcW w:w="7012" w:type="dxa"/>
            <w:gridSpan w:val="3"/>
          </w:tcPr>
          <w:p w14:paraId="6F8F0F42" w14:textId="70229528" w:rsidR="67A19BD6" w:rsidRDefault="67A19BD6" w:rsidP="723BCC13">
            <w:pPr>
              <w:rPr>
                <w:b/>
                <w:bCs/>
                <w:lang w:eastAsia="ja-JP"/>
              </w:rPr>
            </w:pPr>
            <w:r w:rsidRPr="359DC15D">
              <w:rPr>
                <w:b/>
                <w:bCs/>
                <w:lang w:eastAsia="ja-JP"/>
              </w:rPr>
              <w:t>UC-</w:t>
            </w:r>
            <w:r w:rsidR="5619D3ED" w:rsidRPr="359DC15D">
              <w:rPr>
                <w:b/>
                <w:bCs/>
                <w:lang w:eastAsia="ja-JP"/>
              </w:rPr>
              <w:t>GQ</w:t>
            </w:r>
          </w:p>
        </w:tc>
      </w:tr>
      <w:tr w:rsidR="723BCC13" w14:paraId="25528829" w14:textId="77777777" w:rsidTr="00401C81">
        <w:tc>
          <w:tcPr>
            <w:tcW w:w="2338" w:type="dxa"/>
          </w:tcPr>
          <w:p w14:paraId="4FD759B6" w14:textId="77777777" w:rsidR="67A19BD6" w:rsidRDefault="67A19BD6" w:rsidP="723BCC13">
            <w:pPr>
              <w:jc w:val="right"/>
              <w:rPr>
                <w:b/>
                <w:bCs/>
                <w:lang w:eastAsia="ja-JP"/>
              </w:rPr>
            </w:pPr>
            <w:r w:rsidRPr="723BCC13">
              <w:rPr>
                <w:b/>
                <w:bCs/>
                <w:lang w:eastAsia="ja-JP"/>
              </w:rPr>
              <w:t>Use Case Name:</w:t>
            </w:r>
          </w:p>
        </w:tc>
        <w:tc>
          <w:tcPr>
            <w:tcW w:w="7012" w:type="dxa"/>
            <w:gridSpan w:val="3"/>
          </w:tcPr>
          <w:p w14:paraId="1DB2CBB1" w14:textId="728F203E" w:rsidR="15EA3E3A" w:rsidRDefault="4B5129DA" w:rsidP="723BCC13">
            <w:pPr>
              <w:rPr>
                <w:b/>
                <w:bCs/>
                <w:lang w:eastAsia="ja-JP"/>
              </w:rPr>
            </w:pPr>
            <w:r w:rsidRPr="4B5129DA">
              <w:rPr>
                <w:b/>
                <w:bCs/>
                <w:lang w:eastAsia="ja-JP"/>
              </w:rPr>
              <w:t>Get Question</w:t>
            </w:r>
          </w:p>
        </w:tc>
      </w:tr>
      <w:tr w:rsidR="723BCC13" w14:paraId="0C2426EF" w14:textId="77777777" w:rsidTr="00401C81">
        <w:tc>
          <w:tcPr>
            <w:tcW w:w="2338" w:type="dxa"/>
          </w:tcPr>
          <w:p w14:paraId="4C938E02" w14:textId="77777777" w:rsidR="67A19BD6" w:rsidRDefault="67A19BD6" w:rsidP="723BCC13">
            <w:pPr>
              <w:jc w:val="right"/>
              <w:rPr>
                <w:b/>
                <w:bCs/>
                <w:lang w:eastAsia="ja-JP"/>
              </w:rPr>
            </w:pPr>
            <w:r w:rsidRPr="723BCC13">
              <w:rPr>
                <w:b/>
                <w:bCs/>
                <w:lang w:eastAsia="ja-JP"/>
              </w:rPr>
              <w:t>Created By:</w:t>
            </w:r>
          </w:p>
        </w:tc>
        <w:tc>
          <w:tcPr>
            <w:tcW w:w="2337" w:type="dxa"/>
          </w:tcPr>
          <w:p w14:paraId="2C163CF3" w14:textId="5FEB8747" w:rsidR="0419530C" w:rsidRDefault="0419530C" w:rsidP="723BCC13">
            <w:pPr>
              <w:rPr>
                <w:b/>
                <w:bCs/>
                <w:lang w:eastAsia="ja-JP"/>
              </w:rPr>
            </w:pPr>
            <w:r w:rsidRPr="723BCC13">
              <w:rPr>
                <w:b/>
                <w:bCs/>
                <w:lang w:eastAsia="ja-JP"/>
              </w:rPr>
              <w:t>Team Red</w:t>
            </w:r>
          </w:p>
        </w:tc>
        <w:tc>
          <w:tcPr>
            <w:tcW w:w="2337" w:type="dxa"/>
          </w:tcPr>
          <w:p w14:paraId="1DDF964E" w14:textId="52140567" w:rsidR="723BCC13" w:rsidRDefault="1D4B5256" w:rsidP="723BCC13">
            <w:pPr>
              <w:rPr>
                <w:b/>
                <w:bCs/>
                <w:lang w:eastAsia="ja-JP"/>
              </w:rPr>
            </w:pPr>
            <w:r w:rsidRPr="3D1E80BD">
              <w:rPr>
                <w:b/>
                <w:bCs/>
                <w:lang w:eastAsia="ja-JP"/>
              </w:rPr>
              <w:t>Last Updated By:</w:t>
            </w:r>
          </w:p>
        </w:tc>
        <w:tc>
          <w:tcPr>
            <w:tcW w:w="2338" w:type="dxa"/>
          </w:tcPr>
          <w:p w14:paraId="1E653A89" w14:textId="5B01899F" w:rsidR="723BCC13" w:rsidRDefault="3D1E80BD" w:rsidP="723BCC13">
            <w:pPr>
              <w:rPr>
                <w:b/>
                <w:bCs/>
                <w:lang w:eastAsia="ja-JP"/>
              </w:rPr>
            </w:pPr>
            <w:r w:rsidRPr="3D1E80BD">
              <w:rPr>
                <w:b/>
                <w:bCs/>
                <w:lang w:eastAsia="ja-JP"/>
              </w:rPr>
              <w:t xml:space="preserve">George </w:t>
            </w:r>
            <w:proofErr w:type="spellStart"/>
            <w:r w:rsidRPr="3D1E80BD">
              <w:rPr>
                <w:b/>
                <w:bCs/>
                <w:lang w:eastAsia="ja-JP"/>
              </w:rPr>
              <w:t>Athanasatos</w:t>
            </w:r>
            <w:proofErr w:type="spellEnd"/>
          </w:p>
        </w:tc>
      </w:tr>
      <w:tr w:rsidR="723BCC13" w14:paraId="5C14B101" w14:textId="77777777" w:rsidTr="00401C81">
        <w:tc>
          <w:tcPr>
            <w:tcW w:w="2338" w:type="dxa"/>
          </w:tcPr>
          <w:p w14:paraId="306266AB" w14:textId="77777777" w:rsidR="67A19BD6" w:rsidRDefault="67A19BD6" w:rsidP="723BCC13">
            <w:pPr>
              <w:jc w:val="right"/>
              <w:rPr>
                <w:b/>
                <w:bCs/>
                <w:lang w:eastAsia="ja-JP"/>
              </w:rPr>
            </w:pPr>
            <w:r w:rsidRPr="723BCC13">
              <w:rPr>
                <w:b/>
                <w:bCs/>
                <w:lang w:eastAsia="ja-JP"/>
              </w:rPr>
              <w:t>Date Created:</w:t>
            </w:r>
          </w:p>
        </w:tc>
        <w:tc>
          <w:tcPr>
            <w:tcW w:w="2337" w:type="dxa"/>
          </w:tcPr>
          <w:p w14:paraId="7E09886E" w14:textId="7FBAA53B" w:rsidR="197320A0" w:rsidRDefault="00181AD4" w:rsidP="723BCC13">
            <w:pPr>
              <w:rPr>
                <w:b/>
                <w:bCs/>
                <w:lang w:eastAsia="ja-JP"/>
              </w:rPr>
            </w:pPr>
            <w:r>
              <w:rPr>
                <w:b/>
                <w:bCs/>
                <w:lang w:eastAsia="ja-JP"/>
              </w:rPr>
              <w:t>2022/03/06</w:t>
            </w:r>
          </w:p>
        </w:tc>
        <w:tc>
          <w:tcPr>
            <w:tcW w:w="2337" w:type="dxa"/>
          </w:tcPr>
          <w:p w14:paraId="119D3BE6" w14:textId="674DA1C6" w:rsidR="723BCC13" w:rsidRDefault="54644497" w:rsidP="723BCC13">
            <w:pPr>
              <w:rPr>
                <w:b/>
                <w:bCs/>
                <w:lang w:eastAsia="ja-JP"/>
              </w:rPr>
            </w:pPr>
            <w:r w:rsidRPr="54644497">
              <w:rPr>
                <w:b/>
                <w:bCs/>
                <w:lang w:eastAsia="ja-JP"/>
              </w:rPr>
              <w:t>Last Revision date:</w:t>
            </w:r>
          </w:p>
        </w:tc>
        <w:tc>
          <w:tcPr>
            <w:tcW w:w="2338" w:type="dxa"/>
          </w:tcPr>
          <w:p w14:paraId="79D9191F" w14:textId="05D2B5F5" w:rsidR="723BCC13" w:rsidRDefault="3D1E80BD" w:rsidP="723BCC13">
            <w:pPr>
              <w:rPr>
                <w:b/>
                <w:bCs/>
                <w:lang w:eastAsia="ja-JP"/>
              </w:rPr>
            </w:pPr>
            <w:r w:rsidRPr="3D1E80BD">
              <w:rPr>
                <w:b/>
                <w:bCs/>
                <w:lang w:eastAsia="ja-JP"/>
              </w:rPr>
              <w:t>2022</w:t>
            </w:r>
          </w:p>
        </w:tc>
      </w:tr>
      <w:tr w:rsidR="723BCC13" w14:paraId="3F89D0B0" w14:textId="77777777" w:rsidTr="00401C81">
        <w:tc>
          <w:tcPr>
            <w:tcW w:w="2338" w:type="dxa"/>
          </w:tcPr>
          <w:p w14:paraId="0BC4BACB" w14:textId="77777777" w:rsidR="67A19BD6" w:rsidRDefault="67A19BD6" w:rsidP="723BCC13">
            <w:pPr>
              <w:rPr>
                <w:b/>
                <w:bCs/>
                <w:lang w:eastAsia="ja-JP"/>
              </w:rPr>
            </w:pPr>
            <w:r w:rsidRPr="723BCC13">
              <w:rPr>
                <w:b/>
                <w:bCs/>
                <w:lang w:eastAsia="ja-JP"/>
              </w:rPr>
              <w:t>Actors:</w:t>
            </w:r>
          </w:p>
        </w:tc>
        <w:tc>
          <w:tcPr>
            <w:tcW w:w="7012" w:type="dxa"/>
            <w:gridSpan w:val="3"/>
          </w:tcPr>
          <w:p w14:paraId="3D27787F" w14:textId="0748FB88" w:rsidR="723BCC13" w:rsidRDefault="4B5129DA" w:rsidP="723BCC13">
            <w:pPr>
              <w:rPr>
                <w:b/>
                <w:bCs/>
                <w:lang w:eastAsia="ja-JP"/>
              </w:rPr>
            </w:pPr>
            <w:r w:rsidRPr="2010F28E">
              <w:rPr>
                <w:b/>
                <w:bCs/>
                <w:lang w:eastAsia="ja-JP"/>
              </w:rPr>
              <w:t xml:space="preserve">admin </w:t>
            </w:r>
            <w:r w:rsidR="00115FA3">
              <w:rPr>
                <w:b/>
                <w:bCs/>
                <w:lang w:eastAsia="ja-JP"/>
              </w:rPr>
              <w:t>(Primary)</w:t>
            </w:r>
          </w:p>
        </w:tc>
      </w:tr>
      <w:tr w:rsidR="723BCC13" w14:paraId="1903EEC0" w14:textId="77777777" w:rsidTr="00401C81">
        <w:tc>
          <w:tcPr>
            <w:tcW w:w="2338" w:type="dxa"/>
          </w:tcPr>
          <w:p w14:paraId="538A24F7" w14:textId="77777777" w:rsidR="67A19BD6" w:rsidRDefault="67A19BD6" w:rsidP="723BCC13">
            <w:pPr>
              <w:rPr>
                <w:b/>
                <w:bCs/>
                <w:lang w:eastAsia="ja-JP"/>
              </w:rPr>
            </w:pPr>
            <w:r w:rsidRPr="723BCC13">
              <w:rPr>
                <w:b/>
                <w:bCs/>
                <w:lang w:eastAsia="ja-JP"/>
              </w:rPr>
              <w:t>Description:</w:t>
            </w:r>
          </w:p>
        </w:tc>
        <w:tc>
          <w:tcPr>
            <w:tcW w:w="7012" w:type="dxa"/>
            <w:gridSpan w:val="3"/>
          </w:tcPr>
          <w:p w14:paraId="77DAF6D4" w14:textId="2E2F0B9F" w:rsidR="723BCC13" w:rsidRDefault="6FD374C5" w:rsidP="723BCC13">
            <w:pPr>
              <w:rPr>
                <w:b/>
                <w:bCs/>
                <w:lang w:eastAsia="ja-JP"/>
              </w:rPr>
            </w:pPr>
            <w:r w:rsidRPr="6FD374C5">
              <w:rPr>
                <w:b/>
                <w:bCs/>
                <w:lang w:eastAsia="ja-JP"/>
              </w:rPr>
              <w:t xml:space="preserve">Admin receives </w:t>
            </w:r>
            <w:r w:rsidRPr="1BF1F624">
              <w:rPr>
                <w:b/>
                <w:bCs/>
                <w:lang w:eastAsia="ja-JP"/>
              </w:rPr>
              <w:t>a</w:t>
            </w:r>
            <w:r w:rsidRPr="6FD374C5">
              <w:rPr>
                <w:b/>
                <w:bCs/>
                <w:lang w:eastAsia="ja-JP"/>
              </w:rPr>
              <w:t xml:space="preserve"> </w:t>
            </w:r>
            <w:r w:rsidR="545624D5" w:rsidRPr="545624D5">
              <w:rPr>
                <w:b/>
                <w:bCs/>
                <w:lang w:eastAsia="ja-JP"/>
              </w:rPr>
              <w:t>question</w:t>
            </w:r>
            <w:r w:rsidRPr="1BF1F624">
              <w:rPr>
                <w:b/>
                <w:bCs/>
                <w:lang w:eastAsia="ja-JP"/>
              </w:rPr>
              <w:t xml:space="preserve"> </w:t>
            </w:r>
            <w:r w:rsidR="050C0A4F" w:rsidRPr="31B550C6">
              <w:rPr>
                <w:b/>
                <w:bCs/>
                <w:lang w:eastAsia="ja-JP"/>
              </w:rPr>
              <w:t>from</w:t>
            </w:r>
            <w:r w:rsidRPr="1BF1F624">
              <w:rPr>
                <w:b/>
                <w:bCs/>
                <w:lang w:eastAsia="ja-JP"/>
              </w:rPr>
              <w:t xml:space="preserve"> the user </w:t>
            </w:r>
          </w:p>
        </w:tc>
      </w:tr>
      <w:tr w:rsidR="723BCC13" w14:paraId="3B145A7D" w14:textId="77777777" w:rsidTr="00401C81">
        <w:tc>
          <w:tcPr>
            <w:tcW w:w="2338" w:type="dxa"/>
          </w:tcPr>
          <w:p w14:paraId="172AA31A" w14:textId="77777777" w:rsidR="67A19BD6" w:rsidRDefault="67A19BD6" w:rsidP="723BCC13">
            <w:pPr>
              <w:rPr>
                <w:b/>
                <w:bCs/>
                <w:lang w:eastAsia="ja-JP"/>
              </w:rPr>
            </w:pPr>
            <w:r w:rsidRPr="723BCC13">
              <w:rPr>
                <w:b/>
                <w:bCs/>
                <w:lang w:eastAsia="ja-JP"/>
              </w:rPr>
              <w:t>Trigger:</w:t>
            </w:r>
          </w:p>
        </w:tc>
        <w:tc>
          <w:tcPr>
            <w:tcW w:w="7012" w:type="dxa"/>
            <w:gridSpan w:val="3"/>
          </w:tcPr>
          <w:p w14:paraId="22C7DEA7" w14:textId="4CD6BA4A" w:rsidR="723BCC13" w:rsidRDefault="1A08872A" w:rsidP="723BCC13">
            <w:pPr>
              <w:rPr>
                <w:b/>
                <w:bCs/>
                <w:lang w:eastAsia="ja-JP"/>
              </w:rPr>
            </w:pPr>
            <w:r w:rsidRPr="77D82DB6">
              <w:rPr>
                <w:b/>
                <w:bCs/>
                <w:lang w:eastAsia="ja-JP"/>
              </w:rPr>
              <w:t>When admin receives a question, the admin will send an an</w:t>
            </w:r>
            <w:r w:rsidR="77D82DB6" w:rsidRPr="77D82DB6">
              <w:rPr>
                <w:b/>
                <w:bCs/>
                <w:lang w:eastAsia="ja-JP"/>
              </w:rPr>
              <w:t>swer out.</w:t>
            </w:r>
          </w:p>
        </w:tc>
      </w:tr>
      <w:tr w:rsidR="723BCC13" w14:paraId="165D93B4" w14:textId="77777777" w:rsidTr="00401C81">
        <w:tc>
          <w:tcPr>
            <w:tcW w:w="2338" w:type="dxa"/>
          </w:tcPr>
          <w:p w14:paraId="68F3137C" w14:textId="77777777" w:rsidR="67A19BD6" w:rsidRDefault="67A19BD6" w:rsidP="723BCC13">
            <w:pPr>
              <w:rPr>
                <w:b/>
                <w:bCs/>
                <w:lang w:eastAsia="ja-JP"/>
              </w:rPr>
            </w:pPr>
            <w:r w:rsidRPr="723BCC13">
              <w:rPr>
                <w:b/>
                <w:bCs/>
                <w:lang w:eastAsia="ja-JP"/>
              </w:rPr>
              <w:t>Preconditions:</w:t>
            </w:r>
          </w:p>
        </w:tc>
        <w:tc>
          <w:tcPr>
            <w:tcW w:w="7012" w:type="dxa"/>
            <w:gridSpan w:val="3"/>
          </w:tcPr>
          <w:p w14:paraId="64DD13BD" w14:textId="5E9A427C" w:rsidR="723BCC13" w:rsidRDefault="54644497" w:rsidP="723BCC13">
            <w:pPr>
              <w:rPr>
                <w:b/>
                <w:bCs/>
                <w:lang w:eastAsia="ja-JP"/>
              </w:rPr>
            </w:pPr>
            <w:r w:rsidRPr="63CFCA42">
              <w:rPr>
                <w:b/>
                <w:bCs/>
                <w:lang w:eastAsia="ja-JP"/>
              </w:rPr>
              <w:t>Admin / databa</w:t>
            </w:r>
            <w:r w:rsidR="63CFCA42" w:rsidRPr="63CFCA42">
              <w:rPr>
                <w:b/>
                <w:bCs/>
                <w:lang w:eastAsia="ja-JP"/>
              </w:rPr>
              <w:t>se gets the question</w:t>
            </w:r>
            <w:r w:rsidR="44E16FD1" w:rsidRPr="1BF1F624">
              <w:rPr>
                <w:b/>
                <w:bCs/>
                <w:lang w:eastAsia="ja-JP"/>
              </w:rPr>
              <w:t xml:space="preserve"> </w:t>
            </w:r>
          </w:p>
        </w:tc>
      </w:tr>
      <w:tr w:rsidR="723BCC13" w14:paraId="5D2CDB44" w14:textId="77777777" w:rsidTr="00401C81">
        <w:tc>
          <w:tcPr>
            <w:tcW w:w="2338" w:type="dxa"/>
          </w:tcPr>
          <w:p w14:paraId="5B7601AD" w14:textId="77777777" w:rsidR="67A19BD6" w:rsidRDefault="67A19BD6" w:rsidP="723BCC13">
            <w:pPr>
              <w:rPr>
                <w:b/>
                <w:bCs/>
                <w:lang w:eastAsia="ja-JP"/>
              </w:rPr>
            </w:pPr>
            <w:r w:rsidRPr="723BCC13">
              <w:rPr>
                <w:b/>
                <w:bCs/>
                <w:lang w:eastAsia="ja-JP"/>
              </w:rPr>
              <w:t>Postconditions:</w:t>
            </w:r>
          </w:p>
        </w:tc>
        <w:tc>
          <w:tcPr>
            <w:tcW w:w="7012" w:type="dxa"/>
            <w:gridSpan w:val="3"/>
          </w:tcPr>
          <w:p w14:paraId="4E10E417" w14:textId="6348B30B" w:rsidR="723BCC13" w:rsidRDefault="31B550C6" w:rsidP="31B550C6">
            <w:pPr>
              <w:rPr>
                <w:b/>
                <w:bCs/>
                <w:lang w:eastAsia="ja-JP"/>
              </w:rPr>
            </w:pPr>
            <w:r w:rsidRPr="31B550C6">
              <w:rPr>
                <w:b/>
                <w:bCs/>
                <w:lang w:eastAsia="ja-JP"/>
              </w:rPr>
              <w:t>1. Admin revises the question</w:t>
            </w:r>
          </w:p>
          <w:p w14:paraId="13E73FD1" w14:textId="709D6F5F" w:rsidR="723BCC13" w:rsidRDefault="31B550C6" w:rsidP="723BCC13">
            <w:pPr>
              <w:rPr>
                <w:b/>
                <w:bCs/>
                <w:lang w:eastAsia="ja-JP"/>
              </w:rPr>
            </w:pPr>
            <w:r w:rsidRPr="31B550C6">
              <w:rPr>
                <w:b/>
                <w:bCs/>
                <w:lang w:eastAsia="ja-JP"/>
              </w:rPr>
              <w:t>2. thinks of an answers</w:t>
            </w:r>
          </w:p>
        </w:tc>
      </w:tr>
      <w:tr w:rsidR="723BCC13" w14:paraId="1568CD12" w14:textId="77777777" w:rsidTr="00401C81">
        <w:tc>
          <w:tcPr>
            <w:tcW w:w="2338" w:type="dxa"/>
          </w:tcPr>
          <w:p w14:paraId="3C799D67" w14:textId="77777777" w:rsidR="67A19BD6" w:rsidRDefault="67A19BD6" w:rsidP="723BCC13">
            <w:pPr>
              <w:rPr>
                <w:b/>
                <w:bCs/>
                <w:lang w:eastAsia="ja-JP"/>
              </w:rPr>
            </w:pPr>
            <w:r w:rsidRPr="723BCC13">
              <w:rPr>
                <w:b/>
                <w:bCs/>
                <w:lang w:eastAsia="ja-JP"/>
              </w:rPr>
              <w:t>Normal Flow:</w:t>
            </w:r>
          </w:p>
        </w:tc>
        <w:tc>
          <w:tcPr>
            <w:tcW w:w="7012" w:type="dxa"/>
            <w:gridSpan w:val="3"/>
          </w:tcPr>
          <w:p w14:paraId="619C9BA6" w14:textId="464FFD01" w:rsidR="723BCC13" w:rsidRDefault="31B550C6" w:rsidP="31B550C6">
            <w:pPr>
              <w:rPr>
                <w:b/>
                <w:bCs/>
                <w:lang w:eastAsia="ja-JP"/>
              </w:rPr>
            </w:pPr>
            <w:r w:rsidRPr="31B550C6">
              <w:rPr>
                <w:b/>
                <w:bCs/>
                <w:lang w:eastAsia="ja-JP"/>
              </w:rPr>
              <w:t>1. Receive question from client</w:t>
            </w:r>
            <w:r w:rsidR="005E7594">
              <w:rPr>
                <w:b/>
                <w:bCs/>
                <w:lang w:eastAsia="ja-JP"/>
              </w:rPr>
              <w:t xml:space="preserve"> by email</w:t>
            </w:r>
          </w:p>
          <w:p w14:paraId="15E85BB8" w14:textId="6AA31088" w:rsidR="723BCC13" w:rsidRDefault="31B550C6" w:rsidP="31B550C6">
            <w:pPr>
              <w:rPr>
                <w:b/>
                <w:bCs/>
                <w:lang w:eastAsia="ja-JP"/>
              </w:rPr>
            </w:pPr>
            <w:r w:rsidRPr="31B550C6">
              <w:rPr>
                <w:b/>
                <w:bCs/>
                <w:lang w:eastAsia="ja-JP"/>
              </w:rPr>
              <w:t>2. Read the Question</w:t>
            </w:r>
          </w:p>
          <w:p w14:paraId="092C4CA4" w14:textId="01C3C82C" w:rsidR="723BCC13" w:rsidRDefault="31B550C6" w:rsidP="723BCC13">
            <w:pPr>
              <w:rPr>
                <w:b/>
                <w:bCs/>
                <w:lang w:eastAsia="ja-JP"/>
              </w:rPr>
            </w:pPr>
            <w:r w:rsidRPr="31B550C6">
              <w:rPr>
                <w:b/>
                <w:bCs/>
                <w:lang w:eastAsia="ja-JP"/>
              </w:rPr>
              <w:t>3. sends the answer to reply</w:t>
            </w:r>
            <w:r w:rsidR="00115FA3">
              <w:rPr>
                <w:b/>
                <w:bCs/>
                <w:lang w:eastAsia="ja-JP"/>
              </w:rPr>
              <w:t xml:space="preserve"> by email</w:t>
            </w:r>
          </w:p>
        </w:tc>
      </w:tr>
      <w:tr w:rsidR="723BCC13" w14:paraId="50FD1BEE" w14:textId="77777777" w:rsidTr="00401C81">
        <w:tc>
          <w:tcPr>
            <w:tcW w:w="2338" w:type="dxa"/>
          </w:tcPr>
          <w:p w14:paraId="03057B6B" w14:textId="77777777" w:rsidR="67A19BD6" w:rsidRDefault="67A19BD6" w:rsidP="723BCC13">
            <w:pPr>
              <w:rPr>
                <w:b/>
                <w:bCs/>
                <w:lang w:eastAsia="ja-JP"/>
              </w:rPr>
            </w:pPr>
            <w:r w:rsidRPr="723BCC13">
              <w:rPr>
                <w:b/>
                <w:bCs/>
                <w:lang w:eastAsia="ja-JP"/>
              </w:rPr>
              <w:t>Alternative Flow:</w:t>
            </w:r>
          </w:p>
        </w:tc>
        <w:tc>
          <w:tcPr>
            <w:tcW w:w="7012" w:type="dxa"/>
            <w:gridSpan w:val="3"/>
          </w:tcPr>
          <w:p w14:paraId="48ED4ACC" w14:textId="05DF3E2D" w:rsidR="723BCC13" w:rsidRDefault="31B550C6" w:rsidP="723BCC13">
            <w:pPr>
              <w:rPr>
                <w:b/>
                <w:bCs/>
                <w:lang w:eastAsia="ja-JP"/>
              </w:rPr>
            </w:pPr>
            <w:r w:rsidRPr="31B550C6">
              <w:rPr>
                <w:b/>
                <w:bCs/>
                <w:lang w:eastAsia="ja-JP"/>
              </w:rPr>
              <w:t xml:space="preserve">Follow steps 1-3 in normal flow </w:t>
            </w:r>
          </w:p>
        </w:tc>
      </w:tr>
      <w:tr w:rsidR="723BCC13" w14:paraId="7120C4E9" w14:textId="77777777" w:rsidTr="00401C81">
        <w:tc>
          <w:tcPr>
            <w:tcW w:w="2338" w:type="dxa"/>
          </w:tcPr>
          <w:p w14:paraId="2C7F65DD" w14:textId="77777777" w:rsidR="67A19BD6" w:rsidRDefault="67A19BD6" w:rsidP="723BCC13">
            <w:pPr>
              <w:rPr>
                <w:b/>
                <w:bCs/>
                <w:lang w:eastAsia="ja-JP"/>
              </w:rPr>
            </w:pPr>
            <w:r w:rsidRPr="723BCC13">
              <w:rPr>
                <w:b/>
                <w:bCs/>
                <w:lang w:eastAsia="ja-JP"/>
              </w:rPr>
              <w:t>Exceptions:</w:t>
            </w:r>
          </w:p>
        </w:tc>
        <w:tc>
          <w:tcPr>
            <w:tcW w:w="7012" w:type="dxa"/>
            <w:gridSpan w:val="3"/>
          </w:tcPr>
          <w:p w14:paraId="2ED6822C" w14:textId="3ACA100F" w:rsidR="723BCC13" w:rsidRDefault="31B550C6" w:rsidP="723BCC13">
            <w:pPr>
              <w:rPr>
                <w:b/>
                <w:bCs/>
                <w:lang w:eastAsia="ja-JP"/>
              </w:rPr>
            </w:pPr>
            <w:r w:rsidRPr="31B550C6">
              <w:rPr>
                <w:b/>
                <w:bCs/>
                <w:lang w:eastAsia="ja-JP"/>
              </w:rPr>
              <w:t>There are no exceptions. Client must ask a proper question to get answered.</w:t>
            </w:r>
          </w:p>
        </w:tc>
      </w:tr>
      <w:tr w:rsidR="723BCC13" w14:paraId="13913D42" w14:textId="77777777" w:rsidTr="00401C81">
        <w:tc>
          <w:tcPr>
            <w:tcW w:w="2338" w:type="dxa"/>
          </w:tcPr>
          <w:p w14:paraId="3BE7F1F7" w14:textId="77777777" w:rsidR="67A19BD6" w:rsidRDefault="67A19BD6" w:rsidP="723BCC13">
            <w:pPr>
              <w:rPr>
                <w:b/>
                <w:bCs/>
                <w:lang w:eastAsia="ja-JP"/>
              </w:rPr>
            </w:pPr>
            <w:r w:rsidRPr="723BCC13">
              <w:rPr>
                <w:b/>
                <w:bCs/>
                <w:lang w:eastAsia="ja-JP"/>
              </w:rPr>
              <w:t>Includes:</w:t>
            </w:r>
          </w:p>
        </w:tc>
        <w:tc>
          <w:tcPr>
            <w:tcW w:w="7012" w:type="dxa"/>
            <w:gridSpan w:val="3"/>
          </w:tcPr>
          <w:p w14:paraId="342A5526" w14:textId="75B17469" w:rsidR="723BCC13" w:rsidRDefault="31B550C6" w:rsidP="723BCC13">
            <w:pPr>
              <w:rPr>
                <w:b/>
                <w:bCs/>
                <w:lang w:eastAsia="ja-JP"/>
              </w:rPr>
            </w:pPr>
            <w:r w:rsidRPr="31B550C6">
              <w:rPr>
                <w:b/>
                <w:bCs/>
                <w:lang w:eastAsia="ja-JP"/>
              </w:rPr>
              <w:t>Not Applicable</w:t>
            </w:r>
          </w:p>
        </w:tc>
      </w:tr>
      <w:tr w:rsidR="723BCC13" w14:paraId="75E1E366" w14:textId="77777777" w:rsidTr="00401C81">
        <w:tc>
          <w:tcPr>
            <w:tcW w:w="2338" w:type="dxa"/>
          </w:tcPr>
          <w:p w14:paraId="37DCEC98" w14:textId="77777777" w:rsidR="67A19BD6" w:rsidRDefault="67A19BD6" w:rsidP="723BCC13">
            <w:pPr>
              <w:rPr>
                <w:b/>
                <w:bCs/>
                <w:lang w:eastAsia="ja-JP"/>
              </w:rPr>
            </w:pPr>
            <w:r w:rsidRPr="723BCC13">
              <w:rPr>
                <w:b/>
                <w:bCs/>
                <w:lang w:eastAsia="ja-JP"/>
              </w:rPr>
              <w:t>Frequency of Use:</w:t>
            </w:r>
          </w:p>
        </w:tc>
        <w:tc>
          <w:tcPr>
            <w:tcW w:w="7012" w:type="dxa"/>
            <w:gridSpan w:val="3"/>
          </w:tcPr>
          <w:p w14:paraId="1F8E7A86" w14:textId="7510AF76" w:rsidR="723BCC13" w:rsidRDefault="31B550C6" w:rsidP="723BCC13">
            <w:pPr>
              <w:rPr>
                <w:b/>
                <w:bCs/>
                <w:lang w:eastAsia="ja-JP"/>
              </w:rPr>
            </w:pPr>
            <w:r w:rsidRPr="31B550C6">
              <w:rPr>
                <w:b/>
                <w:bCs/>
                <w:lang w:eastAsia="ja-JP"/>
              </w:rPr>
              <w:t>Whenever a question is received</w:t>
            </w:r>
          </w:p>
        </w:tc>
      </w:tr>
      <w:tr w:rsidR="723BCC13" w14:paraId="3316BE44" w14:textId="77777777" w:rsidTr="00401C81">
        <w:tc>
          <w:tcPr>
            <w:tcW w:w="2338" w:type="dxa"/>
          </w:tcPr>
          <w:p w14:paraId="4D33D9AD" w14:textId="77777777" w:rsidR="67A19BD6" w:rsidRDefault="67A19BD6" w:rsidP="723BCC13">
            <w:pPr>
              <w:rPr>
                <w:b/>
                <w:bCs/>
                <w:lang w:eastAsia="ja-JP"/>
              </w:rPr>
            </w:pPr>
            <w:r w:rsidRPr="723BCC13">
              <w:rPr>
                <w:b/>
                <w:bCs/>
                <w:lang w:eastAsia="ja-JP"/>
              </w:rPr>
              <w:t>Special Requirements:</w:t>
            </w:r>
          </w:p>
        </w:tc>
        <w:tc>
          <w:tcPr>
            <w:tcW w:w="7012" w:type="dxa"/>
            <w:gridSpan w:val="3"/>
          </w:tcPr>
          <w:p w14:paraId="40332E3B" w14:textId="20CA6921" w:rsidR="723BCC13" w:rsidRDefault="31B550C6" w:rsidP="723BCC13">
            <w:pPr>
              <w:rPr>
                <w:b/>
                <w:bCs/>
                <w:lang w:eastAsia="ja-JP"/>
              </w:rPr>
            </w:pPr>
            <w:r w:rsidRPr="31B550C6">
              <w:rPr>
                <w:b/>
                <w:bCs/>
                <w:lang w:eastAsia="ja-JP"/>
              </w:rPr>
              <w:t>Not applicable</w:t>
            </w:r>
          </w:p>
        </w:tc>
      </w:tr>
      <w:tr w:rsidR="723BCC13" w14:paraId="015C9940" w14:textId="77777777" w:rsidTr="00401C81">
        <w:tc>
          <w:tcPr>
            <w:tcW w:w="2338" w:type="dxa"/>
          </w:tcPr>
          <w:p w14:paraId="6A2D960F" w14:textId="77777777" w:rsidR="67A19BD6" w:rsidRDefault="67A19BD6" w:rsidP="723BCC13">
            <w:pPr>
              <w:rPr>
                <w:b/>
                <w:bCs/>
                <w:lang w:eastAsia="ja-JP"/>
              </w:rPr>
            </w:pPr>
            <w:r w:rsidRPr="723BCC13">
              <w:rPr>
                <w:b/>
                <w:bCs/>
                <w:lang w:eastAsia="ja-JP"/>
              </w:rPr>
              <w:t>Assumptions:</w:t>
            </w:r>
          </w:p>
        </w:tc>
        <w:tc>
          <w:tcPr>
            <w:tcW w:w="7012" w:type="dxa"/>
            <w:gridSpan w:val="3"/>
          </w:tcPr>
          <w:p w14:paraId="03BD0F57" w14:textId="5CCB7789" w:rsidR="723BCC13" w:rsidRDefault="31B550C6" w:rsidP="723BCC13">
            <w:pPr>
              <w:rPr>
                <w:b/>
                <w:bCs/>
                <w:lang w:eastAsia="ja-JP"/>
              </w:rPr>
            </w:pPr>
            <w:r w:rsidRPr="31B550C6">
              <w:rPr>
                <w:b/>
                <w:bCs/>
                <w:lang w:eastAsia="ja-JP"/>
              </w:rPr>
              <w:t>Admin can receive the question</w:t>
            </w:r>
          </w:p>
        </w:tc>
      </w:tr>
      <w:tr w:rsidR="723BCC13" w14:paraId="7572D026" w14:textId="77777777" w:rsidTr="00401C81">
        <w:tc>
          <w:tcPr>
            <w:tcW w:w="2338" w:type="dxa"/>
          </w:tcPr>
          <w:p w14:paraId="18390B9E" w14:textId="77777777" w:rsidR="67A19BD6" w:rsidRDefault="67A19BD6" w:rsidP="723BCC13">
            <w:pPr>
              <w:rPr>
                <w:b/>
                <w:bCs/>
                <w:lang w:eastAsia="ja-JP"/>
              </w:rPr>
            </w:pPr>
            <w:r w:rsidRPr="723BCC13">
              <w:rPr>
                <w:b/>
                <w:bCs/>
                <w:lang w:eastAsia="ja-JP"/>
              </w:rPr>
              <w:t>Notes and Issues:</w:t>
            </w:r>
          </w:p>
        </w:tc>
        <w:tc>
          <w:tcPr>
            <w:tcW w:w="7012" w:type="dxa"/>
            <w:gridSpan w:val="3"/>
          </w:tcPr>
          <w:p w14:paraId="6B6BE059" w14:textId="6B3B66BC" w:rsidR="723BCC13" w:rsidRDefault="31B550C6" w:rsidP="723BCC13">
            <w:pPr>
              <w:rPr>
                <w:b/>
                <w:bCs/>
                <w:lang w:eastAsia="ja-JP"/>
              </w:rPr>
            </w:pPr>
            <w:r w:rsidRPr="31B550C6">
              <w:rPr>
                <w:b/>
                <w:bCs/>
                <w:lang w:eastAsia="ja-JP"/>
              </w:rPr>
              <w:t xml:space="preserve">Not Applicable </w:t>
            </w:r>
          </w:p>
        </w:tc>
      </w:tr>
    </w:tbl>
    <w:p w14:paraId="0E4BDDA7" w14:textId="77777777" w:rsidR="00401C81" w:rsidRDefault="00401C81" w:rsidP="001A2FC6">
      <w:pPr>
        <w:rPr>
          <w:b/>
          <w:bCs/>
          <w:lang w:eastAsia="ja-JP"/>
        </w:rPr>
      </w:pPr>
    </w:p>
    <w:p w14:paraId="6E0AA84B" w14:textId="77777777" w:rsidR="00535B1D" w:rsidRDefault="00535B1D" w:rsidP="001A2FC6">
      <w:pPr>
        <w:rPr>
          <w:b/>
          <w:bCs/>
          <w:lang w:eastAsia="ja-JP"/>
        </w:rPr>
      </w:pPr>
    </w:p>
    <w:tbl>
      <w:tblPr>
        <w:tblStyle w:val="TableGrid"/>
        <w:tblW w:w="0" w:type="auto"/>
        <w:tblLook w:val="06A0" w:firstRow="1" w:lastRow="0" w:firstColumn="1" w:lastColumn="0" w:noHBand="1" w:noVBand="1"/>
      </w:tblPr>
      <w:tblGrid>
        <w:gridCol w:w="2338"/>
        <w:gridCol w:w="2337"/>
        <w:gridCol w:w="2337"/>
        <w:gridCol w:w="2338"/>
      </w:tblGrid>
      <w:tr w:rsidR="22949D48" w14:paraId="6CB51656" w14:textId="77777777" w:rsidTr="00401C81">
        <w:tc>
          <w:tcPr>
            <w:tcW w:w="2338" w:type="dxa"/>
          </w:tcPr>
          <w:p w14:paraId="1B2E24AE" w14:textId="77777777" w:rsidR="00C916AB" w:rsidRDefault="00C916AB" w:rsidP="22949D48">
            <w:pPr>
              <w:jc w:val="right"/>
              <w:rPr>
                <w:b/>
                <w:bCs/>
                <w:lang w:eastAsia="ja-JP"/>
              </w:rPr>
            </w:pPr>
            <w:r w:rsidRPr="22949D48">
              <w:rPr>
                <w:b/>
                <w:bCs/>
                <w:lang w:eastAsia="ja-JP"/>
              </w:rPr>
              <w:t>Use Case ID:</w:t>
            </w:r>
          </w:p>
        </w:tc>
        <w:tc>
          <w:tcPr>
            <w:tcW w:w="7012" w:type="dxa"/>
            <w:gridSpan w:val="3"/>
          </w:tcPr>
          <w:p w14:paraId="25EB021A" w14:textId="082804C5" w:rsidR="00C916AB" w:rsidRDefault="00C916AB" w:rsidP="22949D48">
            <w:pPr>
              <w:rPr>
                <w:b/>
                <w:bCs/>
                <w:lang w:eastAsia="ja-JP"/>
              </w:rPr>
            </w:pPr>
            <w:r w:rsidRPr="359DC15D">
              <w:rPr>
                <w:b/>
                <w:bCs/>
                <w:lang w:eastAsia="ja-JP"/>
              </w:rPr>
              <w:t>UC-OP</w:t>
            </w:r>
          </w:p>
        </w:tc>
      </w:tr>
      <w:tr w:rsidR="22949D48" w14:paraId="5A793044" w14:textId="77777777" w:rsidTr="00401C81">
        <w:tc>
          <w:tcPr>
            <w:tcW w:w="2338" w:type="dxa"/>
          </w:tcPr>
          <w:p w14:paraId="43D3EE61" w14:textId="77777777" w:rsidR="00C916AB" w:rsidRDefault="00C916AB" w:rsidP="22949D48">
            <w:pPr>
              <w:jc w:val="right"/>
              <w:rPr>
                <w:b/>
                <w:bCs/>
                <w:lang w:eastAsia="ja-JP"/>
              </w:rPr>
            </w:pPr>
            <w:r w:rsidRPr="22949D48">
              <w:rPr>
                <w:b/>
                <w:bCs/>
                <w:lang w:eastAsia="ja-JP"/>
              </w:rPr>
              <w:t>Use Case Name:</w:t>
            </w:r>
          </w:p>
        </w:tc>
        <w:tc>
          <w:tcPr>
            <w:tcW w:w="7012" w:type="dxa"/>
            <w:gridSpan w:val="3"/>
          </w:tcPr>
          <w:p w14:paraId="4E826F6A" w14:textId="6DDD6C5D" w:rsidR="05F37CC6" w:rsidRPr="0039336F" w:rsidRDefault="4EF8B640" w:rsidP="22949D48">
            <w:pPr>
              <w:rPr>
                <w:rFonts w:ascii="Calibri" w:eastAsia="Calibri" w:hAnsi="Calibri" w:cs="Calibri"/>
                <w:b/>
                <w:color w:val="000000" w:themeColor="text1"/>
                <w:sz w:val="24"/>
                <w:szCs w:val="24"/>
              </w:rPr>
            </w:pPr>
            <w:r w:rsidRPr="0039336F">
              <w:rPr>
                <w:rFonts w:ascii="Calibri" w:eastAsia="Calibri" w:hAnsi="Calibri" w:cs="Calibri"/>
                <w:b/>
                <w:color w:val="000000" w:themeColor="text1"/>
                <w:sz w:val="24"/>
                <w:szCs w:val="24"/>
              </w:rPr>
              <w:t>Options</w:t>
            </w:r>
          </w:p>
        </w:tc>
      </w:tr>
      <w:tr w:rsidR="22949D48" w14:paraId="259369D1" w14:textId="77777777" w:rsidTr="00401C81">
        <w:tc>
          <w:tcPr>
            <w:tcW w:w="2338" w:type="dxa"/>
          </w:tcPr>
          <w:p w14:paraId="5867CF29" w14:textId="77777777" w:rsidR="00C916AB" w:rsidRDefault="00C916AB" w:rsidP="22949D48">
            <w:pPr>
              <w:jc w:val="right"/>
              <w:rPr>
                <w:b/>
                <w:bCs/>
                <w:lang w:eastAsia="ja-JP"/>
              </w:rPr>
            </w:pPr>
            <w:r w:rsidRPr="22949D48">
              <w:rPr>
                <w:b/>
                <w:bCs/>
                <w:lang w:eastAsia="ja-JP"/>
              </w:rPr>
              <w:t>Created By:</w:t>
            </w:r>
          </w:p>
        </w:tc>
        <w:tc>
          <w:tcPr>
            <w:tcW w:w="2337" w:type="dxa"/>
          </w:tcPr>
          <w:p w14:paraId="2FF10144" w14:textId="5FEB8747" w:rsidR="53129799" w:rsidRDefault="53129799" w:rsidP="22949D48">
            <w:pPr>
              <w:rPr>
                <w:b/>
                <w:bCs/>
                <w:lang w:eastAsia="ja-JP"/>
              </w:rPr>
            </w:pPr>
            <w:r w:rsidRPr="22949D48">
              <w:rPr>
                <w:b/>
                <w:bCs/>
                <w:lang w:eastAsia="ja-JP"/>
              </w:rPr>
              <w:t>Team Red</w:t>
            </w:r>
          </w:p>
        </w:tc>
        <w:tc>
          <w:tcPr>
            <w:tcW w:w="2337" w:type="dxa"/>
          </w:tcPr>
          <w:p w14:paraId="57D648B0" w14:textId="38749886" w:rsidR="22949D48" w:rsidRDefault="359DC15D" w:rsidP="22949D48">
            <w:pPr>
              <w:rPr>
                <w:b/>
                <w:bCs/>
                <w:lang w:eastAsia="ja-JP"/>
              </w:rPr>
            </w:pPr>
            <w:r w:rsidRPr="359DC15D">
              <w:rPr>
                <w:b/>
                <w:bCs/>
                <w:lang w:eastAsia="ja-JP"/>
              </w:rPr>
              <w:t xml:space="preserve">Last Updated by: </w:t>
            </w:r>
          </w:p>
        </w:tc>
        <w:tc>
          <w:tcPr>
            <w:tcW w:w="2338" w:type="dxa"/>
          </w:tcPr>
          <w:p w14:paraId="1D405ACC" w14:textId="63BB432A" w:rsidR="22949D48" w:rsidRDefault="70506EC0" w:rsidP="22949D48">
            <w:pPr>
              <w:rPr>
                <w:b/>
                <w:bCs/>
                <w:lang w:eastAsia="ja-JP"/>
              </w:rPr>
            </w:pPr>
            <w:r w:rsidRPr="70506EC0">
              <w:rPr>
                <w:b/>
                <w:bCs/>
                <w:lang w:eastAsia="ja-JP"/>
              </w:rPr>
              <w:t xml:space="preserve">George </w:t>
            </w:r>
            <w:proofErr w:type="spellStart"/>
            <w:r w:rsidRPr="70506EC0">
              <w:rPr>
                <w:b/>
                <w:bCs/>
                <w:lang w:eastAsia="ja-JP"/>
              </w:rPr>
              <w:t>Athanasatos</w:t>
            </w:r>
            <w:proofErr w:type="spellEnd"/>
          </w:p>
        </w:tc>
      </w:tr>
      <w:tr w:rsidR="22949D48" w14:paraId="2866FB28" w14:textId="77777777" w:rsidTr="00401C81">
        <w:tc>
          <w:tcPr>
            <w:tcW w:w="2338" w:type="dxa"/>
          </w:tcPr>
          <w:p w14:paraId="071FF746" w14:textId="77777777" w:rsidR="00C916AB" w:rsidRDefault="00C916AB" w:rsidP="22949D48">
            <w:pPr>
              <w:jc w:val="right"/>
              <w:rPr>
                <w:b/>
                <w:bCs/>
                <w:lang w:eastAsia="ja-JP"/>
              </w:rPr>
            </w:pPr>
            <w:r w:rsidRPr="22949D48">
              <w:rPr>
                <w:b/>
                <w:bCs/>
                <w:lang w:eastAsia="ja-JP"/>
              </w:rPr>
              <w:t>Date Created:</w:t>
            </w:r>
          </w:p>
        </w:tc>
        <w:tc>
          <w:tcPr>
            <w:tcW w:w="2337" w:type="dxa"/>
          </w:tcPr>
          <w:p w14:paraId="3256C64C" w14:textId="0B3EE458" w:rsidR="4DC8DF7B" w:rsidRDefault="4DC8DF7B" w:rsidP="22949D48">
            <w:pPr>
              <w:rPr>
                <w:b/>
                <w:bCs/>
                <w:lang w:eastAsia="ja-JP"/>
              </w:rPr>
            </w:pPr>
            <w:r w:rsidRPr="22949D48">
              <w:rPr>
                <w:b/>
                <w:bCs/>
                <w:lang w:eastAsia="ja-JP"/>
              </w:rPr>
              <w:t>2</w:t>
            </w:r>
            <w:r w:rsidR="00181AD4">
              <w:rPr>
                <w:b/>
                <w:bCs/>
                <w:lang w:eastAsia="ja-JP"/>
              </w:rPr>
              <w:t>022/03/06</w:t>
            </w:r>
          </w:p>
        </w:tc>
        <w:tc>
          <w:tcPr>
            <w:tcW w:w="2337" w:type="dxa"/>
          </w:tcPr>
          <w:p w14:paraId="179FFD85" w14:textId="30BC1D49" w:rsidR="22949D48" w:rsidRDefault="00181AD4" w:rsidP="22949D48">
            <w:pPr>
              <w:rPr>
                <w:b/>
                <w:bCs/>
                <w:lang w:eastAsia="ja-JP"/>
              </w:rPr>
            </w:pPr>
            <w:r>
              <w:rPr>
                <w:b/>
                <w:bCs/>
                <w:lang w:eastAsia="ja-JP"/>
              </w:rPr>
              <w:t xml:space="preserve">Last revised: </w:t>
            </w:r>
          </w:p>
        </w:tc>
        <w:tc>
          <w:tcPr>
            <w:tcW w:w="2338" w:type="dxa"/>
          </w:tcPr>
          <w:p w14:paraId="6D9298A5" w14:textId="21143429" w:rsidR="22949D48" w:rsidRDefault="00181AD4" w:rsidP="22949D48">
            <w:pPr>
              <w:rPr>
                <w:b/>
                <w:bCs/>
                <w:lang w:eastAsia="ja-JP"/>
              </w:rPr>
            </w:pPr>
            <w:r>
              <w:rPr>
                <w:b/>
                <w:bCs/>
                <w:lang w:eastAsia="ja-JP"/>
              </w:rPr>
              <w:t>2022/03/06</w:t>
            </w:r>
          </w:p>
        </w:tc>
      </w:tr>
      <w:tr w:rsidR="22949D48" w14:paraId="1EB6A4BF" w14:textId="77777777" w:rsidTr="00401C81">
        <w:tc>
          <w:tcPr>
            <w:tcW w:w="2338" w:type="dxa"/>
          </w:tcPr>
          <w:p w14:paraId="20978BD6" w14:textId="77777777" w:rsidR="00C916AB" w:rsidRDefault="00C916AB" w:rsidP="22949D48">
            <w:pPr>
              <w:rPr>
                <w:b/>
                <w:bCs/>
                <w:lang w:eastAsia="ja-JP"/>
              </w:rPr>
            </w:pPr>
            <w:r w:rsidRPr="22949D48">
              <w:rPr>
                <w:b/>
                <w:bCs/>
                <w:lang w:eastAsia="ja-JP"/>
              </w:rPr>
              <w:t>Actors:</w:t>
            </w:r>
          </w:p>
        </w:tc>
        <w:tc>
          <w:tcPr>
            <w:tcW w:w="7012" w:type="dxa"/>
            <w:gridSpan w:val="3"/>
          </w:tcPr>
          <w:p w14:paraId="51731ACE" w14:textId="561401F2" w:rsidR="002033CA" w:rsidRDefault="31B550C6" w:rsidP="22949D48">
            <w:pPr>
              <w:rPr>
                <w:b/>
                <w:bCs/>
                <w:lang w:eastAsia="ja-JP"/>
              </w:rPr>
            </w:pPr>
            <w:r w:rsidRPr="31B550C6">
              <w:rPr>
                <w:b/>
                <w:bCs/>
                <w:lang w:eastAsia="ja-JP"/>
              </w:rPr>
              <w:t>Client</w:t>
            </w:r>
            <w:r w:rsidR="002033CA">
              <w:rPr>
                <w:b/>
                <w:bCs/>
                <w:lang w:eastAsia="ja-JP"/>
              </w:rPr>
              <w:t xml:space="preserve"> (Primary)</w:t>
            </w:r>
          </w:p>
        </w:tc>
      </w:tr>
      <w:tr w:rsidR="22949D48" w14:paraId="2A4EF127" w14:textId="77777777" w:rsidTr="00401C81">
        <w:tc>
          <w:tcPr>
            <w:tcW w:w="2338" w:type="dxa"/>
          </w:tcPr>
          <w:p w14:paraId="49E60040" w14:textId="77777777" w:rsidR="00C916AB" w:rsidRDefault="00C916AB" w:rsidP="22949D48">
            <w:pPr>
              <w:rPr>
                <w:b/>
                <w:bCs/>
                <w:lang w:eastAsia="ja-JP"/>
              </w:rPr>
            </w:pPr>
            <w:r w:rsidRPr="22949D48">
              <w:rPr>
                <w:b/>
                <w:bCs/>
                <w:lang w:eastAsia="ja-JP"/>
              </w:rPr>
              <w:t>Description:</w:t>
            </w:r>
          </w:p>
        </w:tc>
        <w:tc>
          <w:tcPr>
            <w:tcW w:w="7012" w:type="dxa"/>
            <w:gridSpan w:val="3"/>
          </w:tcPr>
          <w:p w14:paraId="7D4BAF40" w14:textId="03C97739" w:rsidR="22949D48" w:rsidRDefault="31B550C6" w:rsidP="22949D48">
            <w:pPr>
              <w:rPr>
                <w:b/>
                <w:bCs/>
                <w:lang w:eastAsia="ja-JP"/>
              </w:rPr>
            </w:pPr>
            <w:r w:rsidRPr="31B550C6">
              <w:rPr>
                <w:b/>
                <w:bCs/>
                <w:lang w:eastAsia="ja-JP"/>
              </w:rPr>
              <w:t>Client can book and get the contact info for the job's options.</w:t>
            </w:r>
          </w:p>
        </w:tc>
      </w:tr>
      <w:tr w:rsidR="22949D48" w14:paraId="09C7D9A7" w14:textId="77777777" w:rsidTr="00401C81">
        <w:tc>
          <w:tcPr>
            <w:tcW w:w="2338" w:type="dxa"/>
          </w:tcPr>
          <w:p w14:paraId="068CC1E6" w14:textId="77777777" w:rsidR="00C916AB" w:rsidRDefault="00C916AB" w:rsidP="22949D48">
            <w:pPr>
              <w:rPr>
                <w:b/>
                <w:bCs/>
                <w:lang w:eastAsia="ja-JP"/>
              </w:rPr>
            </w:pPr>
            <w:r w:rsidRPr="22949D48">
              <w:rPr>
                <w:b/>
                <w:bCs/>
                <w:lang w:eastAsia="ja-JP"/>
              </w:rPr>
              <w:t>Trigger:</w:t>
            </w:r>
          </w:p>
        </w:tc>
        <w:tc>
          <w:tcPr>
            <w:tcW w:w="7012" w:type="dxa"/>
            <w:gridSpan w:val="3"/>
          </w:tcPr>
          <w:p w14:paraId="33DB6847" w14:textId="28B62DE5" w:rsidR="22949D48" w:rsidRDefault="31B550C6" w:rsidP="22949D48">
            <w:pPr>
              <w:rPr>
                <w:b/>
                <w:bCs/>
                <w:lang w:eastAsia="ja-JP"/>
              </w:rPr>
            </w:pPr>
            <w:r w:rsidRPr="31B550C6">
              <w:rPr>
                <w:b/>
                <w:bCs/>
                <w:lang w:eastAsia="ja-JP"/>
              </w:rPr>
              <w:t>When the client selects to book or contact info, it will see the different options to choose from.</w:t>
            </w:r>
          </w:p>
        </w:tc>
      </w:tr>
      <w:tr w:rsidR="22949D48" w14:paraId="6CBC859B" w14:textId="77777777" w:rsidTr="00401C81">
        <w:tc>
          <w:tcPr>
            <w:tcW w:w="2338" w:type="dxa"/>
          </w:tcPr>
          <w:p w14:paraId="42AA1A8C" w14:textId="77777777" w:rsidR="00C916AB" w:rsidRDefault="00C916AB" w:rsidP="22949D48">
            <w:pPr>
              <w:rPr>
                <w:b/>
                <w:bCs/>
                <w:lang w:eastAsia="ja-JP"/>
              </w:rPr>
            </w:pPr>
            <w:r w:rsidRPr="22949D48">
              <w:rPr>
                <w:b/>
                <w:bCs/>
                <w:lang w:eastAsia="ja-JP"/>
              </w:rPr>
              <w:t>Preconditions:</w:t>
            </w:r>
          </w:p>
        </w:tc>
        <w:tc>
          <w:tcPr>
            <w:tcW w:w="7012" w:type="dxa"/>
            <w:gridSpan w:val="3"/>
          </w:tcPr>
          <w:p w14:paraId="775AEE46" w14:textId="20DC5C33" w:rsidR="22949D48" w:rsidRDefault="31B550C6" w:rsidP="22949D48">
            <w:pPr>
              <w:rPr>
                <w:b/>
                <w:bCs/>
                <w:lang w:eastAsia="ja-JP"/>
              </w:rPr>
            </w:pPr>
            <w:r w:rsidRPr="31B550C6">
              <w:rPr>
                <w:b/>
                <w:bCs/>
                <w:lang w:eastAsia="ja-JP"/>
              </w:rPr>
              <w:t xml:space="preserve">Client looks at its options </w:t>
            </w:r>
          </w:p>
        </w:tc>
      </w:tr>
      <w:tr w:rsidR="22949D48" w14:paraId="7A9AFB22" w14:textId="77777777" w:rsidTr="00401C81">
        <w:tc>
          <w:tcPr>
            <w:tcW w:w="2338" w:type="dxa"/>
          </w:tcPr>
          <w:p w14:paraId="0FAC6671" w14:textId="77777777" w:rsidR="00C916AB" w:rsidRDefault="00C916AB" w:rsidP="22949D48">
            <w:pPr>
              <w:rPr>
                <w:b/>
                <w:bCs/>
                <w:lang w:eastAsia="ja-JP"/>
              </w:rPr>
            </w:pPr>
            <w:r w:rsidRPr="22949D48">
              <w:rPr>
                <w:b/>
                <w:bCs/>
                <w:lang w:eastAsia="ja-JP"/>
              </w:rPr>
              <w:t>Postconditions:</w:t>
            </w:r>
          </w:p>
        </w:tc>
        <w:tc>
          <w:tcPr>
            <w:tcW w:w="7012" w:type="dxa"/>
            <w:gridSpan w:val="3"/>
          </w:tcPr>
          <w:p w14:paraId="596E963E" w14:textId="2A486431" w:rsidR="22949D48" w:rsidRDefault="31B550C6" w:rsidP="31B550C6">
            <w:pPr>
              <w:rPr>
                <w:b/>
                <w:bCs/>
                <w:lang w:eastAsia="ja-JP"/>
              </w:rPr>
            </w:pPr>
            <w:r w:rsidRPr="31B550C6">
              <w:rPr>
                <w:b/>
                <w:bCs/>
                <w:lang w:eastAsia="ja-JP"/>
              </w:rPr>
              <w:t>1.</w:t>
            </w:r>
            <w:r w:rsidR="003E268B">
              <w:rPr>
                <w:b/>
                <w:bCs/>
                <w:lang w:eastAsia="ja-JP"/>
              </w:rPr>
              <w:t xml:space="preserve"> Client clicks booking </w:t>
            </w:r>
          </w:p>
          <w:p w14:paraId="08530301" w14:textId="4F49C623" w:rsidR="22949D48" w:rsidRDefault="31B550C6" w:rsidP="22949D48">
            <w:pPr>
              <w:rPr>
                <w:b/>
                <w:bCs/>
                <w:lang w:eastAsia="ja-JP"/>
              </w:rPr>
            </w:pPr>
            <w:r w:rsidRPr="31B550C6">
              <w:rPr>
                <w:b/>
                <w:bCs/>
                <w:lang w:eastAsia="ja-JP"/>
              </w:rPr>
              <w:t>2.</w:t>
            </w:r>
            <w:r w:rsidR="003E268B">
              <w:rPr>
                <w:b/>
                <w:bCs/>
                <w:lang w:eastAsia="ja-JP"/>
              </w:rPr>
              <w:t xml:space="preserve"> </w:t>
            </w:r>
            <w:r w:rsidR="00FA4AA1">
              <w:rPr>
                <w:b/>
                <w:bCs/>
                <w:lang w:eastAsia="ja-JP"/>
              </w:rPr>
              <w:t>Client can then select their options</w:t>
            </w:r>
          </w:p>
        </w:tc>
      </w:tr>
      <w:tr w:rsidR="22949D48" w14:paraId="6E3D7C9A" w14:textId="77777777" w:rsidTr="00401C81">
        <w:tc>
          <w:tcPr>
            <w:tcW w:w="2338" w:type="dxa"/>
          </w:tcPr>
          <w:p w14:paraId="0008DEA9" w14:textId="77777777" w:rsidR="00C916AB" w:rsidRDefault="00C916AB" w:rsidP="22949D48">
            <w:pPr>
              <w:rPr>
                <w:b/>
                <w:bCs/>
                <w:lang w:eastAsia="ja-JP"/>
              </w:rPr>
            </w:pPr>
            <w:r w:rsidRPr="22949D48">
              <w:rPr>
                <w:b/>
                <w:bCs/>
                <w:lang w:eastAsia="ja-JP"/>
              </w:rPr>
              <w:t>Normal Flow:</w:t>
            </w:r>
          </w:p>
        </w:tc>
        <w:tc>
          <w:tcPr>
            <w:tcW w:w="7012" w:type="dxa"/>
            <w:gridSpan w:val="3"/>
          </w:tcPr>
          <w:p w14:paraId="6FF52B7D" w14:textId="081574E0" w:rsidR="22949D48" w:rsidRDefault="00FA4AA1" w:rsidP="22949D48">
            <w:pPr>
              <w:rPr>
                <w:b/>
                <w:bCs/>
                <w:lang w:eastAsia="ja-JP"/>
              </w:rPr>
            </w:pPr>
            <w:r>
              <w:rPr>
                <w:b/>
                <w:bCs/>
                <w:lang w:eastAsia="ja-JP"/>
              </w:rPr>
              <w:t>1.</w:t>
            </w:r>
            <w:r w:rsidR="00273439">
              <w:rPr>
                <w:b/>
                <w:bCs/>
                <w:lang w:eastAsia="ja-JP"/>
              </w:rPr>
              <w:t xml:space="preserve"> </w:t>
            </w:r>
            <w:r w:rsidR="00D6649D">
              <w:rPr>
                <w:b/>
                <w:bCs/>
                <w:lang w:eastAsia="ja-JP"/>
              </w:rPr>
              <w:t>Go into the booking section</w:t>
            </w:r>
          </w:p>
          <w:p w14:paraId="7557A292" w14:textId="664A31B6" w:rsidR="00120569" w:rsidRDefault="00120569" w:rsidP="22949D48">
            <w:pPr>
              <w:rPr>
                <w:b/>
                <w:bCs/>
                <w:lang w:eastAsia="ja-JP"/>
              </w:rPr>
            </w:pPr>
            <w:r>
              <w:rPr>
                <w:b/>
                <w:bCs/>
                <w:lang w:eastAsia="ja-JP"/>
              </w:rPr>
              <w:t>2.</w:t>
            </w:r>
            <w:r w:rsidR="00D6649D">
              <w:rPr>
                <w:b/>
                <w:bCs/>
                <w:lang w:eastAsia="ja-JP"/>
              </w:rPr>
              <w:t xml:space="preserve"> select options </w:t>
            </w:r>
            <w:r w:rsidR="00B3025E">
              <w:rPr>
                <w:b/>
                <w:bCs/>
                <w:lang w:eastAsia="ja-JP"/>
              </w:rPr>
              <w:t xml:space="preserve">for booking </w:t>
            </w:r>
          </w:p>
          <w:p w14:paraId="409370DD" w14:textId="77777777" w:rsidR="00120569" w:rsidRDefault="00120569" w:rsidP="22949D48">
            <w:pPr>
              <w:rPr>
                <w:b/>
                <w:bCs/>
                <w:lang w:eastAsia="ja-JP"/>
              </w:rPr>
            </w:pPr>
            <w:r>
              <w:rPr>
                <w:b/>
                <w:bCs/>
                <w:lang w:eastAsia="ja-JP"/>
              </w:rPr>
              <w:t>3.</w:t>
            </w:r>
            <w:r w:rsidR="00317112">
              <w:rPr>
                <w:b/>
                <w:bCs/>
                <w:lang w:eastAsia="ja-JP"/>
              </w:rPr>
              <w:t xml:space="preserve"> </w:t>
            </w:r>
            <w:r w:rsidR="00573B93">
              <w:rPr>
                <w:b/>
                <w:bCs/>
                <w:lang w:eastAsia="ja-JP"/>
              </w:rPr>
              <w:t>get the contact info</w:t>
            </w:r>
          </w:p>
          <w:p w14:paraId="24250E90" w14:textId="68503319" w:rsidR="00573B93" w:rsidRDefault="00573B93" w:rsidP="22949D48">
            <w:pPr>
              <w:rPr>
                <w:b/>
                <w:bCs/>
                <w:lang w:eastAsia="ja-JP"/>
              </w:rPr>
            </w:pPr>
            <w:r>
              <w:rPr>
                <w:b/>
                <w:bCs/>
                <w:lang w:eastAsia="ja-JP"/>
              </w:rPr>
              <w:t>4. selection the options for contact info</w:t>
            </w:r>
          </w:p>
        </w:tc>
      </w:tr>
      <w:tr w:rsidR="22949D48" w14:paraId="5F20042B" w14:textId="77777777" w:rsidTr="00401C81">
        <w:tc>
          <w:tcPr>
            <w:tcW w:w="2338" w:type="dxa"/>
          </w:tcPr>
          <w:p w14:paraId="0A8826CB" w14:textId="77777777" w:rsidR="00C916AB" w:rsidRDefault="00C916AB" w:rsidP="22949D48">
            <w:pPr>
              <w:rPr>
                <w:b/>
                <w:bCs/>
                <w:lang w:eastAsia="ja-JP"/>
              </w:rPr>
            </w:pPr>
            <w:r w:rsidRPr="22949D48">
              <w:rPr>
                <w:b/>
                <w:bCs/>
                <w:lang w:eastAsia="ja-JP"/>
              </w:rPr>
              <w:t>Alternative Flow:</w:t>
            </w:r>
          </w:p>
        </w:tc>
        <w:tc>
          <w:tcPr>
            <w:tcW w:w="7012" w:type="dxa"/>
            <w:gridSpan w:val="3"/>
          </w:tcPr>
          <w:p w14:paraId="08045D41" w14:textId="5E06147A" w:rsidR="22949D48" w:rsidRDefault="00E73CA5" w:rsidP="22949D48">
            <w:pPr>
              <w:rPr>
                <w:b/>
                <w:bCs/>
                <w:lang w:eastAsia="ja-JP"/>
              </w:rPr>
            </w:pPr>
            <w:r>
              <w:rPr>
                <w:b/>
                <w:bCs/>
                <w:lang w:eastAsia="ja-JP"/>
              </w:rPr>
              <w:t>Same as normal flow</w:t>
            </w:r>
          </w:p>
        </w:tc>
      </w:tr>
      <w:tr w:rsidR="22949D48" w14:paraId="0371FB86" w14:textId="77777777" w:rsidTr="00401C81">
        <w:tc>
          <w:tcPr>
            <w:tcW w:w="2338" w:type="dxa"/>
          </w:tcPr>
          <w:p w14:paraId="494A3F06" w14:textId="77777777" w:rsidR="00C916AB" w:rsidRDefault="00C916AB" w:rsidP="22949D48">
            <w:pPr>
              <w:rPr>
                <w:b/>
                <w:bCs/>
                <w:lang w:eastAsia="ja-JP"/>
              </w:rPr>
            </w:pPr>
            <w:r w:rsidRPr="22949D48">
              <w:rPr>
                <w:b/>
                <w:bCs/>
                <w:lang w:eastAsia="ja-JP"/>
              </w:rPr>
              <w:t>Exceptions:</w:t>
            </w:r>
          </w:p>
        </w:tc>
        <w:tc>
          <w:tcPr>
            <w:tcW w:w="7012" w:type="dxa"/>
            <w:gridSpan w:val="3"/>
          </w:tcPr>
          <w:p w14:paraId="7A074125" w14:textId="505DCABD" w:rsidR="22949D48" w:rsidRDefault="003F3BAD" w:rsidP="22949D48">
            <w:pPr>
              <w:rPr>
                <w:b/>
                <w:bCs/>
                <w:lang w:eastAsia="ja-JP"/>
              </w:rPr>
            </w:pPr>
            <w:r>
              <w:rPr>
                <w:b/>
                <w:bCs/>
                <w:lang w:eastAsia="ja-JP"/>
              </w:rPr>
              <w:t xml:space="preserve">Not </w:t>
            </w:r>
            <w:r w:rsidR="005628FF">
              <w:rPr>
                <w:b/>
                <w:bCs/>
                <w:lang w:eastAsia="ja-JP"/>
              </w:rPr>
              <w:t>A</w:t>
            </w:r>
            <w:r>
              <w:rPr>
                <w:b/>
                <w:bCs/>
                <w:lang w:eastAsia="ja-JP"/>
              </w:rPr>
              <w:t xml:space="preserve">pplicable </w:t>
            </w:r>
          </w:p>
        </w:tc>
      </w:tr>
      <w:tr w:rsidR="22949D48" w14:paraId="65A585DA" w14:textId="77777777" w:rsidTr="00401C81">
        <w:tc>
          <w:tcPr>
            <w:tcW w:w="2338" w:type="dxa"/>
          </w:tcPr>
          <w:p w14:paraId="14618449" w14:textId="77777777" w:rsidR="00C916AB" w:rsidRDefault="00C916AB" w:rsidP="22949D48">
            <w:pPr>
              <w:rPr>
                <w:b/>
                <w:bCs/>
                <w:lang w:eastAsia="ja-JP"/>
              </w:rPr>
            </w:pPr>
            <w:r w:rsidRPr="22949D48">
              <w:rPr>
                <w:b/>
                <w:bCs/>
                <w:lang w:eastAsia="ja-JP"/>
              </w:rPr>
              <w:t>Includes:</w:t>
            </w:r>
          </w:p>
        </w:tc>
        <w:tc>
          <w:tcPr>
            <w:tcW w:w="7012" w:type="dxa"/>
            <w:gridSpan w:val="3"/>
          </w:tcPr>
          <w:p w14:paraId="79795ABF" w14:textId="48E648FA" w:rsidR="22949D48" w:rsidRDefault="31B550C6" w:rsidP="22949D48">
            <w:pPr>
              <w:rPr>
                <w:b/>
                <w:bCs/>
                <w:lang w:eastAsia="ja-JP"/>
              </w:rPr>
            </w:pPr>
            <w:r w:rsidRPr="31B550C6">
              <w:rPr>
                <w:b/>
                <w:bCs/>
                <w:lang w:eastAsia="ja-JP"/>
              </w:rPr>
              <w:t>Booking and Get contact info</w:t>
            </w:r>
          </w:p>
        </w:tc>
      </w:tr>
      <w:tr w:rsidR="22949D48" w14:paraId="2EC99E43" w14:textId="77777777" w:rsidTr="00401C81">
        <w:tc>
          <w:tcPr>
            <w:tcW w:w="2338" w:type="dxa"/>
          </w:tcPr>
          <w:p w14:paraId="2C76AC0A" w14:textId="77777777" w:rsidR="00C916AB" w:rsidRDefault="00C916AB" w:rsidP="22949D48">
            <w:pPr>
              <w:rPr>
                <w:b/>
                <w:bCs/>
                <w:lang w:eastAsia="ja-JP"/>
              </w:rPr>
            </w:pPr>
            <w:r w:rsidRPr="22949D48">
              <w:rPr>
                <w:b/>
                <w:bCs/>
                <w:lang w:eastAsia="ja-JP"/>
              </w:rPr>
              <w:t>Frequency of Use:</w:t>
            </w:r>
          </w:p>
        </w:tc>
        <w:tc>
          <w:tcPr>
            <w:tcW w:w="7012" w:type="dxa"/>
            <w:gridSpan w:val="3"/>
          </w:tcPr>
          <w:p w14:paraId="6F43E66C" w14:textId="55EC2BAF" w:rsidR="22949D48" w:rsidRDefault="00A76AF5" w:rsidP="22949D48">
            <w:pPr>
              <w:rPr>
                <w:b/>
                <w:bCs/>
                <w:lang w:eastAsia="ja-JP"/>
              </w:rPr>
            </w:pPr>
            <w:r>
              <w:rPr>
                <w:b/>
                <w:bCs/>
                <w:lang w:eastAsia="ja-JP"/>
              </w:rPr>
              <w:t xml:space="preserve">Whenever looking at booking section </w:t>
            </w:r>
          </w:p>
        </w:tc>
      </w:tr>
      <w:tr w:rsidR="22949D48" w14:paraId="6AE5F80D" w14:textId="77777777" w:rsidTr="00401C81">
        <w:tc>
          <w:tcPr>
            <w:tcW w:w="2338" w:type="dxa"/>
          </w:tcPr>
          <w:p w14:paraId="0305F596" w14:textId="77777777" w:rsidR="00C916AB" w:rsidRDefault="00C916AB" w:rsidP="22949D48">
            <w:pPr>
              <w:rPr>
                <w:b/>
                <w:bCs/>
                <w:lang w:eastAsia="ja-JP"/>
              </w:rPr>
            </w:pPr>
            <w:r w:rsidRPr="22949D48">
              <w:rPr>
                <w:b/>
                <w:bCs/>
                <w:lang w:eastAsia="ja-JP"/>
              </w:rPr>
              <w:t>Special Requirements:</w:t>
            </w:r>
          </w:p>
        </w:tc>
        <w:tc>
          <w:tcPr>
            <w:tcW w:w="7012" w:type="dxa"/>
            <w:gridSpan w:val="3"/>
          </w:tcPr>
          <w:p w14:paraId="66075750" w14:textId="2D08FDE5" w:rsidR="22949D48" w:rsidRDefault="00573B93" w:rsidP="22949D48">
            <w:pPr>
              <w:rPr>
                <w:b/>
                <w:bCs/>
                <w:lang w:eastAsia="ja-JP"/>
              </w:rPr>
            </w:pPr>
            <w:r>
              <w:rPr>
                <w:b/>
                <w:bCs/>
                <w:lang w:eastAsia="ja-JP"/>
              </w:rPr>
              <w:t>Have to go through booking and contact info to select options.</w:t>
            </w:r>
          </w:p>
        </w:tc>
      </w:tr>
      <w:tr w:rsidR="22949D48" w14:paraId="39900060" w14:textId="77777777" w:rsidTr="00401C81">
        <w:tc>
          <w:tcPr>
            <w:tcW w:w="2338" w:type="dxa"/>
          </w:tcPr>
          <w:p w14:paraId="6C200F22" w14:textId="77777777" w:rsidR="00C916AB" w:rsidRDefault="00C916AB" w:rsidP="22949D48">
            <w:pPr>
              <w:rPr>
                <w:b/>
                <w:bCs/>
                <w:lang w:eastAsia="ja-JP"/>
              </w:rPr>
            </w:pPr>
            <w:r w:rsidRPr="22949D48">
              <w:rPr>
                <w:b/>
                <w:bCs/>
                <w:lang w:eastAsia="ja-JP"/>
              </w:rPr>
              <w:t>Assumptions:</w:t>
            </w:r>
          </w:p>
        </w:tc>
        <w:tc>
          <w:tcPr>
            <w:tcW w:w="7012" w:type="dxa"/>
            <w:gridSpan w:val="3"/>
          </w:tcPr>
          <w:p w14:paraId="737B851B" w14:textId="660F6038" w:rsidR="22949D48" w:rsidRDefault="00573B93" w:rsidP="22949D48">
            <w:pPr>
              <w:rPr>
                <w:b/>
                <w:bCs/>
                <w:lang w:eastAsia="ja-JP"/>
              </w:rPr>
            </w:pPr>
            <w:r>
              <w:rPr>
                <w:b/>
                <w:bCs/>
                <w:lang w:eastAsia="ja-JP"/>
              </w:rPr>
              <w:t xml:space="preserve">Client </w:t>
            </w:r>
            <w:r w:rsidR="009112C6">
              <w:rPr>
                <w:b/>
                <w:bCs/>
                <w:lang w:eastAsia="ja-JP"/>
              </w:rPr>
              <w:t>knows what options they want.</w:t>
            </w:r>
          </w:p>
        </w:tc>
      </w:tr>
      <w:tr w:rsidR="22949D48" w14:paraId="28FE8F73" w14:textId="77777777" w:rsidTr="00401C81">
        <w:tc>
          <w:tcPr>
            <w:tcW w:w="2338" w:type="dxa"/>
          </w:tcPr>
          <w:p w14:paraId="02CF68C5" w14:textId="77777777" w:rsidR="00C916AB" w:rsidRDefault="00C916AB" w:rsidP="22949D48">
            <w:pPr>
              <w:rPr>
                <w:b/>
                <w:bCs/>
                <w:lang w:eastAsia="ja-JP"/>
              </w:rPr>
            </w:pPr>
            <w:r w:rsidRPr="22949D48">
              <w:rPr>
                <w:b/>
                <w:bCs/>
                <w:lang w:eastAsia="ja-JP"/>
              </w:rPr>
              <w:t>Notes and Issues:</w:t>
            </w:r>
          </w:p>
        </w:tc>
        <w:tc>
          <w:tcPr>
            <w:tcW w:w="7012" w:type="dxa"/>
            <w:gridSpan w:val="3"/>
          </w:tcPr>
          <w:p w14:paraId="6137619C" w14:textId="6E9C9B9D" w:rsidR="22949D48" w:rsidRDefault="005628FF" w:rsidP="22949D48">
            <w:pPr>
              <w:rPr>
                <w:b/>
                <w:bCs/>
                <w:lang w:eastAsia="ja-JP"/>
              </w:rPr>
            </w:pPr>
            <w:r>
              <w:rPr>
                <w:b/>
                <w:bCs/>
                <w:lang w:eastAsia="ja-JP"/>
              </w:rPr>
              <w:t>Not Applicable</w:t>
            </w:r>
          </w:p>
        </w:tc>
      </w:tr>
      <w:tr w:rsidR="5884E289" w14:paraId="16AA91B4" w14:textId="77777777" w:rsidTr="00F57CCE">
        <w:tc>
          <w:tcPr>
            <w:tcW w:w="2338" w:type="dxa"/>
          </w:tcPr>
          <w:p w14:paraId="5E4AB037" w14:textId="77777777" w:rsidR="00C916AB" w:rsidRDefault="00C916AB" w:rsidP="5884E289">
            <w:pPr>
              <w:jc w:val="right"/>
              <w:rPr>
                <w:b/>
                <w:bCs/>
                <w:lang w:eastAsia="ja-JP"/>
              </w:rPr>
            </w:pPr>
            <w:r w:rsidRPr="5884E289">
              <w:rPr>
                <w:b/>
                <w:bCs/>
                <w:lang w:eastAsia="ja-JP"/>
              </w:rPr>
              <w:lastRenderedPageBreak/>
              <w:t>Use Case ID:</w:t>
            </w:r>
          </w:p>
        </w:tc>
        <w:tc>
          <w:tcPr>
            <w:tcW w:w="7012" w:type="dxa"/>
            <w:gridSpan w:val="3"/>
          </w:tcPr>
          <w:p w14:paraId="7CF08CA0" w14:textId="5734A11D" w:rsidR="00C916AB" w:rsidRDefault="1C95C2F9" w:rsidP="5884E289">
            <w:pPr>
              <w:rPr>
                <w:b/>
                <w:bCs/>
                <w:lang w:eastAsia="ja-JP"/>
              </w:rPr>
            </w:pPr>
            <w:r w:rsidRPr="31B550C6">
              <w:rPr>
                <w:b/>
                <w:bCs/>
                <w:lang w:eastAsia="ja-JP"/>
              </w:rPr>
              <w:t>UC-GC</w:t>
            </w:r>
          </w:p>
        </w:tc>
      </w:tr>
      <w:tr w:rsidR="5884E289" w14:paraId="50799BF0" w14:textId="77777777" w:rsidTr="00F57CCE">
        <w:tc>
          <w:tcPr>
            <w:tcW w:w="2338" w:type="dxa"/>
          </w:tcPr>
          <w:p w14:paraId="039AC2F7" w14:textId="77777777" w:rsidR="00C916AB" w:rsidRDefault="00C916AB" w:rsidP="5884E289">
            <w:pPr>
              <w:jc w:val="right"/>
              <w:rPr>
                <w:b/>
                <w:bCs/>
                <w:lang w:eastAsia="ja-JP"/>
              </w:rPr>
            </w:pPr>
            <w:r w:rsidRPr="5884E289">
              <w:rPr>
                <w:b/>
                <w:bCs/>
                <w:lang w:eastAsia="ja-JP"/>
              </w:rPr>
              <w:t>Use Case Name:</w:t>
            </w:r>
          </w:p>
        </w:tc>
        <w:tc>
          <w:tcPr>
            <w:tcW w:w="7012" w:type="dxa"/>
            <w:gridSpan w:val="3"/>
          </w:tcPr>
          <w:p w14:paraId="52CDCF32" w14:textId="3B8AEAEE" w:rsidR="05F37CC6" w:rsidRDefault="31B550C6" w:rsidP="5884E289">
            <w:pPr>
              <w:rPr>
                <w:b/>
                <w:bCs/>
                <w:lang w:eastAsia="ja-JP"/>
              </w:rPr>
            </w:pPr>
            <w:r w:rsidRPr="31B550C6">
              <w:rPr>
                <w:b/>
                <w:bCs/>
                <w:lang w:eastAsia="ja-JP"/>
              </w:rPr>
              <w:t>Get Clients info</w:t>
            </w:r>
          </w:p>
        </w:tc>
      </w:tr>
      <w:tr w:rsidR="5884E289" w14:paraId="3150577E" w14:textId="77777777" w:rsidTr="00F57CCE">
        <w:tc>
          <w:tcPr>
            <w:tcW w:w="2338" w:type="dxa"/>
          </w:tcPr>
          <w:p w14:paraId="19266588" w14:textId="77777777" w:rsidR="00C916AB" w:rsidRDefault="00C916AB" w:rsidP="5884E289">
            <w:pPr>
              <w:jc w:val="right"/>
              <w:rPr>
                <w:b/>
                <w:bCs/>
                <w:lang w:eastAsia="ja-JP"/>
              </w:rPr>
            </w:pPr>
            <w:r w:rsidRPr="5884E289">
              <w:rPr>
                <w:b/>
                <w:bCs/>
                <w:lang w:eastAsia="ja-JP"/>
              </w:rPr>
              <w:t>Created By:</w:t>
            </w:r>
          </w:p>
        </w:tc>
        <w:tc>
          <w:tcPr>
            <w:tcW w:w="2337" w:type="dxa"/>
          </w:tcPr>
          <w:p w14:paraId="2D942323" w14:textId="5FEB8747" w:rsidR="53129799" w:rsidRDefault="53129799" w:rsidP="5884E289">
            <w:pPr>
              <w:rPr>
                <w:b/>
                <w:bCs/>
                <w:lang w:eastAsia="ja-JP"/>
              </w:rPr>
            </w:pPr>
            <w:r w:rsidRPr="5884E289">
              <w:rPr>
                <w:b/>
                <w:bCs/>
                <w:lang w:eastAsia="ja-JP"/>
              </w:rPr>
              <w:t>Team Red</w:t>
            </w:r>
          </w:p>
        </w:tc>
        <w:tc>
          <w:tcPr>
            <w:tcW w:w="2337" w:type="dxa"/>
          </w:tcPr>
          <w:p w14:paraId="18810028" w14:textId="2844B036" w:rsidR="5884E289" w:rsidRDefault="31B550C6" w:rsidP="5884E289">
            <w:pPr>
              <w:rPr>
                <w:b/>
                <w:bCs/>
                <w:lang w:eastAsia="ja-JP"/>
              </w:rPr>
            </w:pPr>
            <w:r w:rsidRPr="31B550C6">
              <w:rPr>
                <w:b/>
                <w:bCs/>
                <w:lang w:eastAsia="ja-JP"/>
              </w:rPr>
              <w:t>Last Updated By:</w:t>
            </w:r>
          </w:p>
        </w:tc>
        <w:tc>
          <w:tcPr>
            <w:tcW w:w="2338" w:type="dxa"/>
          </w:tcPr>
          <w:p w14:paraId="4B2045F4" w14:textId="106ACB48" w:rsidR="5884E289" w:rsidRDefault="31B550C6" w:rsidP="5884E289">
            <w:pPr>
              <w:rPr>
                <w:b/>
                <w:bCs/>
                <w:lang w:eastAsia="ja-JP"/>
              </w:rPr>
            </w:pPr>
            <w:r w:rsidRPr="31B550C6">
              <w:rPr>
                <w:b/>
                <w:bCs/>
                <w:lang w:eastAsia="ja-JP"/>
              </w:rPr>
              <w:t xml:space="preserve">George </w:t>
            </w:r>
            <w:proofErr w:type="spellStart"/>
            <w:r w:rsidRPr="31B550C6">
              <w:rPr>
                <w:b/>
                <w:bCs/>
                <w:lang w:eastAsia="ja-JP"/>
              </w:rPr>
              <w:t>Athanasatos</w:t>
            </w:r>
            <w:proofErr w:type="spellEnd"/>
          </w:p>
        </w:tc>
      </w:tr>
      <w:tr w:rsidR="5884E289" w14:paraId="45588E1E" w14:textId="77777777" w:rsidTr="00F57CCE">
        <w:tc>
          <w:tcPr>
            <w:tcW w:w="2338" w:type="dxa"/>
          </w:tcPr>
          <w:p w14:paraId="7D785ED6" w14:textId="77777777" w:rsidR="00C916AB" w:rsidRDefault="00C916AB" w:rsidP="5884E289">
            <w:pPr>
              <w:jc w:val="right"/>
              <w:rPr>
                <w:b/>
                <w:bCs/>
                <w:lang w:eastAsia="ja-JP"/>
              </w:rPr>
            </w:pPr>
            <w:r w:rsidRPr="5884E289">
              <w:rPr>
                <w:b/>
                <w:bCs/>
                <w:lang w:eastAsia="ja-JP"/>
              </w:rPr>
              <w:t>Date Created:</w:t>
            </w:r>
          </w:p>
        </w:tc>
        <w:tc>
          <w:tcPr>
            <w:tcW w:w="2337" w:type="dxa"/>
          </w:tcPr>
          <w:p w14:paraId="4BA62A25" w14:textId="31D5D1DD" w:rsidR="4DC8DF7B" w:rsidRDefault="00181AD4" w:rsidP="5884E289">
            <w:pPr>
              <w:rPr>
                <w:b/>
                <w:bCs/>
                <w:lang w:eastAsia="ja-JP"/>
              </w:rPr>
            </w:pPr>
            <w:r>
              <w:rPr>
                <w:b/>
                <w:bCs/>
                <w:lang w:eastAsia="ja-JP"/>
              </w:rPr>
              <w:t>2022/03/06</w:t>
            </w:r>
          </w:p>
        </w:tc>
        <w:tc>
          <w:tcPr>
            <w:tcW w:w="2337" w:type="dxa"/>
          </w:tcPr>
          <w:p w14:paraId="12B12369" w14:textId="25EA0F3D" w:rsidR="5884E289" w:rsidRDefault="5C45E72D" w:rsidP="5884E289">
            <w:pPr>
              <w:rPr>
                <w:b/>
                <w:bCs/>
                <w:lang w:eastAsia="ja-JP"/>
              </w:rPr>
            </w:pPr>
            <w:r w:rsidRPr="5C45E72D">
              <w:rPr>
                <w:b/>
                <w:bCs/>
                <w:lang w:eastAsia="ja-JP"/>
              </w:rPr>
              <w:t xml:space="preserve">Last revised: </w:t>
            </w:r>
          </w:p>
        </w:tc>
        <w:tc>
          <w:tcPr>
            <w:tcW w:w="2338" w:type="dxa"/>
          </w:tcPr>
          <w:p w14:paraId="72E8A710" w14:textId="4A5D1D97" w:rsidR="5884E289" w:rsidRDefault="5C45E72D" w:rsidP="5884E289">
            <w:pPr>
              <w:rPr>
                <w:b/>
                <w:bCs/>
                <w:lang w:eastAsia="ja-JP"/>
              </w:rPr>
            </w:pPr>
            <w:r w:rsidRPr="5C45E72D">
              <w:rPr>
                <w:b/>
                <w:bCs/>
                <w:lang w:eastAsia="ja-JP"/>
              </w:rPr>
              <w:t>2022/03/06</w:t>
            </w:r>
          </w:p>
        </w:tc>
      </w:tr>
      <w:tr w:rsidR="5884E289" w14:paraId="5F6BE546" w14:textId="77777777" w:rsidTr="00F57CCE">
        <w:tc>
          <w:tcPr>
            <w:tcW w:w="2338" w:type="dxa"/>
          </w:tcPr>
          <w:p w14:paraId="40F65B53" w14:textId="77777777" w:rsidR="00C916AB" w:rsidRDefault="00C916AB" w:rsidP="5884E289">
            <w:pPr>
              <w:rPr>
                <w:b/>
                <w:bCs/>
                <w:lang w:eastAsia="ja-JP"/>
              </w:rPr>
            </w:pPr>
            <w:r w:rsidRPr="5884E289">
              <w:rPr>
                <w:b/>
                <w:bCs/>
                <w:lang w:eastAsia="ja-JP"/>
              </w:rPr>
              <w:t>Actors:</w:t>
            </w:r>
          </w:p>
        </w:tc>
        <w:tc>
          <w:tcPr>
            <w:tcW w:w="7012" w:type="dxa"/>
            <w:gridSpan w:val="3"/>
          </w:tcPr>
          <w:p w14:paraId="7AD7CA52" w14:textId="55F8A61F" w:rsidR="002033CA" w:rsidRDefault="5C45E72D" w:rsidP="5884E289">
            <w:pPr>
              <w:rPr>
                <w:b/>
                <w:bCs/>
                <w:lang w:eastAsia="ja-JP"/>
              </w:rPr>
            </w:pPr>
            <w:r w:rsidRPr="5C45E72D">
              <w:rPr>
                <w:b/>
                <w:bCs/>
                <w:lang w:eastAsia="ja-JP"/>
              </w:rPr>
              <w:t>Admin</w:t>
            </w:r>
            <w:r w:rsidR="002033CA">
              <w:rPr>
                <w:b/>
                <w:bCs/>
                <w:lang w:eastAsia="ja-JP"/>
              </w:rPr>
              <w:t xml:space="preserve"> (Primary)</w:t>
            </w:r>
            <w:r w:rsidRPr="5C45E72D">
              <w:rPr>
                <w:b/>
                <w:bCs/>
                <w:lang w:eastAsia="ja-JP"/>
              </w:rPr>
              <w:t xml:space="preserve"> / Database</w:t>
            </w:r>
            <w:r w:rsidR="002033CA">
              <w:rPr>
                <w:b/>
                <w:bCs/>
                <w:lang w:eastAsia="ja-JP"/>
              </w:rPr>
              <w:t xml:space="preserve"> (</w:t>
            </w:r>
            <w:r w:rsidR="00FA044C">
              <w:rPr>
                <w:b/>
                <w:bCs/>
                <w:lang w:eastAsia="ja-JP"/>
              </w:rPr>
              <w:t>Primary</w:t>
            </w:r>
            <w:r w:rsidR="002033CA">
              <w:rPr>
                <w:b/>
                <w:bCs/>
                <w:lang w:eastAsia="ja-JP"/>
              </w:rPr>
              <w:t>)</w:t>
            </w:r>
          </w:p>
        </w:tc>
      </w:tr>
      <w:tr w:rsidR="5884E289" w14:paraId="2700112C" w14:textId="77777777" w:rsidTr="00F57CCE">
        <w:tc>
          <w:tcPr>
            <w:tcW w:w="2338" w:type="dxa"/>
          </w:tcPr>
          <w:p w14:paraId="7605D0C0" w14:textId="77777777" w:rsidR="00C916AB" w:rsidRDefault="00C916AB" w:rsidP="5884E289">
            <w:pPr>
              <w:rPr>
                <w:b/>
                <w:bCs/>
                <w:lang w:eastAsia="ja-JP"/>
              </w:rPr>
            </w:pPr>
            <w:r w:rsidRPr="5884E289">
              <w:rPr>
                <w:b/>
                <w:bCs/>
                <w:lang w:eastAsia="ja-JP"/>
              </w:rPr>
              <w:t>Description:</w:t>
            </w:r>
          </w:p>
        </w:tc>
        <w:tc>
          <w:tcPr>
            <w:tcW w:w="7012" w:type="dxa"/>
            <w:gridSpan w:val="3"/>
          </w:tcPr>
          <w:p w14:paraId="6CDE46B3" w14:textId="516ACA40" w:rsidR="5884E289" w:rsidRDefault="00B75875" w:rsidP="5884E289">
            <w:pPr>
              <w:rPr>
                <w:b/>
                <w:bCs/>
                <w:lang w:eastAsia="ja-JP"/>
              </w:rPr>
            </w:pPr>
            <w:r>
              <w:rPr>
                <w:b/>
                <w:bCs/>
                <w:lang w:eastAsia="ja-JP"/>
              </w:rPr>
              <w:t>Admin will get the clients info, once the client inputs it.</w:t>
            </w:r>
          </w:p>
        </w:tc>
      </w:tr>
      <w:tr w:rsidR="5884E289" w14:paraId="784A4B20" w14:textId="77777777" w:rsidTr="00F57CCE">
        <w:tc>
          <w:tcPr>
            <w:tcW w:w="2338" w:type="dxa"/>
          </w:tcPr>
          <w:p w14:paraId="0C2EDCB3" w14:textId="77777777" w:rsidR="00C916AB" w:rsidRDefault="00C916AB" w:rsidP="5884E289">
            <w:pPr>
              <w:rPr>
                <w:b/>
                <w:bCs/>
                <w:lang w:eastAsia="ja-JP"/>
              </w:rPr>
            </w:pPr>
            <w:r w:rsidRPr="5884E289">
              <w:rPr>
                <w:b/>
                <w:bCs/>
                <w:lang w:eastAsia="ja-JP"/>
              </w:rPr>
              <w:t>Trigger:</w:t>
            </w:r>
          </w:p>
        </w:tc>
        <w:tc>
          <w:tcPr>
            <w:tcW w:w="7012" w:type="dxa"/>
            <w:gridSpan w:val="3"/>
          </w:tcPr>
          <w:p w14:paraId="692C35B8" w14:textId="185C397C" w:rsidR="5884E289" w:rsidRDefault="005C3629" w:rsidP="5884E289">
            <w:pPr>
              <w:rPr>
                <w:b/>
                <w:bCs/>
                <w:lang w:eastAsia="ja-JP"/>
              </w:rPr>
            </w:pPr>
            <w:r>
              <w:rPr>
                <w:b/>
                <w:bCs/>
                <w:lang w:eastAsia="ja-JP"/>
              </w:rPr>
              <w:t>When the client inputs their contact info, the admin will then be able to see it.</w:t>
            </w:r>
          </w:p>
        </w:tc>
      </w:tr>
      <w:tr w:rsidR="5884E289" w14:paraId="0BB7E5F8" w14:textId="77777777" w:rsidTr="00F57CCE">
        <w:tc>
          <w:tcPr>
            <w:tcW w:w="2338" w:type="dxa"/>
          </w:tcPr>
          <w:p w14:paraId="790C9D24" w14:textId="77777777" w:rsidR="00C916AB" w:rsidRDefault="00C916AB" w:rsidP="5884E289">
            <w:pPr>
              <w:rPr>
                <w:b/>
                <w:bCs/>
                <w:lang w:eastAsia="ja-JP"/>
              </w:rPr>
            </w:pPr>
            <w:r w:rsidRPr="5884E289">
              <w:rPr>
                <w:b/>
                <w:bCs/>
                <w:lang w:eastAsia="ja-JP"/>
              </w:rPr>
              <w:t>Preconditions:</w:t>
            </w:r>
          </w:p>
        </w:tc>
        <w:tc>
          <w:tcPr>
            <w:tcW w:w="7012" w:type="dxa"/>
            <w:gridSpan w:val="3"/>
          </w:tcPr>
          <w:p w14:paraId="3F4EFFE9" w14:textId="44B79DEC" w:rsidR="5884E289" w:rsidRDefault="00BA1E12" w:rsidP="5884E289">
            <w:pPr>
              <w:rPr>
                <w:b/>
                <w:bCs/>
                <w:lang w:eastAsia="ja-JP"/>
              </w:rPr>
            </w:pPr>
            <w:r>
              <w:rPr>
                <w:b/>
                <w:bCs/>
                <w:lang w:eastAsia="ja-JP"/>
              </w:rPr>
              <w:t>Client inputs their contact info.</w:t>
            </w:r>
          </w:p>
        </w:tc>
      </w:tr>
      <w:tr w:rsidR="5884E289" w14:paraId="2DAF2F1F" w14:textId="77777777" w:rsidTr="00F57CCE">
        <w:tc>
          <w:tcPr>
            <w:tcW w:w="2338" w:type="dxa"/>
          </w:tcPr>
          <w:p w14:paraId="526AC393" w14:textId="77777777" w:rsidR="00C916AB" w:rsidRDefault="00C916AB" w:rsidP="5884E289">
            <w:pPr>
              <w:rPr>
                <w:b/>
                <w:bCs/>
                <w:lang w:eastAsia="ja-JP"/>
              </w:rPr>
            </w:pPr>
            <w:r w:rsidRPr="5884E289">
              <w:rPr>
                <w:b/>
                <w:bCs/>
                <w:lang w:eastAsia="ja-JP"/>
              </w:rPr>
              <w:t>Postconditions:</w:t>
            </w:r>
          </w:p>
        </w:tc>
        <w:tc>
          <w:tcPr>
            <w:tcW w:w="7012" w:type="dxa"/>
            <w:gridSpan w:val="3"/>
          </w:tcPr>
          <w:p w14:paraId="5263574F" w14:textId="64446283" w:rsidR="5884E289" w:rsidRDefault="009112C6" w:rsidP="5884E289">
            <w:pPr>
              <w:rPr>
                <w:b/>
                <w:bCs/>
                <w:lang w:eastAsia="ja-JP"/>
              </w:rPr>
            </w:pPr>
            <w:r>
              <w:rPr>
                <w:b/>
                <w:bCs/>
                <w:lang w:eastAsia="ja-JP"/>
              </w:rPr>
              <w:t>1.</w:t>
            </w:r>
            <w:r w:rsidR="0016647D">
              <w:rPr>
                <w:b/>
                <w:bCs/>
                <w:lang w:eastAsia="ja-JP"/>
              </w:rPr>
              <w:t xml:space="preserve"> Client goes to booking after login</w:t>
            </w:r>
          </w:p>
          <w:p w14:paraId="0AC77950" w14:textId="11EF7E21" w:rsidR="009112C6" w:rsidRDefault="009112C6" w:rsidP="5884E289">
            <w:pPr>
              <w:rPr>
                <w:b/>
                <w:bCs/>
                <w:lang w:eastAsia="ja-JP"/>
              </w:rPr>
            </w:pPr>
            <w:r>
              <w:rPr>
                <w:b/>
                <w:bCs/>
                <w:lang w:eastAsia="ja-JP"/>
              </w:rPr>
              <w:t>2.</w:t>
            </w:r>
            <w:r w:rsidR="0016647D">
              <w:rPr>
                <w:b/>
                <w:bCs/>
                <w:lang w:eastAsia="ja-JP"/>
              </w:rPr>
              <w:t xml:space="preserve"> Client sets up their info.</w:t>
            </w:r>
          </w:p>
        </w:tc>
      </w:tr>
      <w:tr w:rsidR="5884E289" w14:paraId="730F447A" w14:textId="77777777" w:rsidTr="00F57CCE">
        <w:tc>
          <w:tcPr>
            <w:tcW w:w="2338" w:type="dxa"/>
          </w:tcPr>
          <w:p w14:paraId="4629EC65" w14:textId="77777777" w:rsidR="00C916AB" w:rsidRDefault="00C916AB" w:rsidP="5884E289">
            <w:pPr>
              <w:rPr>
                <w:b/>
                <w:bCs/>
                <w:lang w:eastAsia="ja-JP"/>
              </w:rPr>
            </w:pPr>
            <w:r w:rsidRPr="5884E289">
              <w:rPr>
                <w:b/>
                <w:bCs/>
                <w:lang w:eastAsia="ja-JP"/>
              </w:rPr>
              <w:t>Normal Flow:</w:t>
            </w:r>
          </w:p>
        </w:tc>
        <w:tc>
          <w:tcPr>
            <w:tcW w:w="7012" w:type="dxa"/>
            <w:gridSpan w:val="3"/>
          </w:tcPr>
          <w:p w14:paraId="0F7FD821" w14:textId="2B90E3C3" w:rsidR="5884E289" w:rsidRDefault="009112C6" w:rsidP="5884E289">
            <w:pPr>
              <w:rPr>
                <w:b/>
                <w:bCs/>
                <w:lang w:eastAsia="ja-JP"/>
              </w:rPr>
            </w:pPr>
            <w:r>
              <w:rPr>
                <w:b/>
                <w:bCs/>
                <w:lang w:eastAsia="ja-JP"/>
              </w:rPr>
              <w:t xml:space="preserve">1. </w:t>
            </w:r>
            <w:r w:rsidR="00072F05">
              <w:rPr>
                <w:b/>
                <w:bCs/>
                <w:lang w:eastAsia="ja-JP"/>
              </w:rPr>
              <w:t>Client creates their account</w:t>
            </w:r>
          </w:p>
          <w:p w14:paraId="473A2F8D" w14:textId="77777777" w:rsidR="009112C6" w:rsidRDefault="009112C6" w:rsidP="5884E289">
            <w:pPr>
              <w:rPr>
                <w:b/>
                <w:bCs/>
                <w:lang w:eastAsia="ja-JP"/>
              </w:rPr>
            </w:pPr>
            <w:r>
              <w:rPr>
                <w:b/>
                <w:bCs/>
                <w:lang w:eastAsia="ja-JP"/>
              </w:rPr>
              <w:t>2.</w:t>
            </w:r>
            <w:r w:rsidR="00072F05">
              <w:rPr>
                <w:b/>
                <w:bCs/>
                <w:lang w:eastAsia="ja-JP"/>
              </w:rPr>
              <w:t xml:space="preserve"> Client logins in </w:t>
            </w:r>
          </w:p>
          <w:p w14:paraId="028125BD" w14:textId="18FC30D4" w:rsidR="00E04642" w:rsidRDefault="00072F05" w:rsidP="5884E289">
            <w:pPr>
              <w:rPr>
                <w:b/>
                <w:bCs/>
                <w:lang w:eastAsia="ja-JP"/>
              </w:rPr>
            </w:pPr>
            <w:r>
              <w:rPr>
                <w:b/>
                <w:bCs/>
                <w:lang w:eastAsia="ja-JP"/>
              </w:rPr>
              <w:t>3.</w:t>
            </w:r>
            <w:r w:rsidR="00E04642">
              <w:rPr>
                <w:b/>
                <w:bCs/>
                <w:lang w:eastAsia="ja-JP"/>
              </w:rPr>
              <w:t xml:space="preserve"> Client goes to book</w:t>
            </w:r>
          </w:p>
          <w:p w14:paraId="201BAEAA" w14:textId="7986178B" w:rsidR="00072F05" w:rsidRDefault="00E04642" w:rsidP="5884E289">
            <w:pPr>
              <w:rPr>
                <w:b/>
                <w:bCs/>
                <w:lang w:eastAsia="ja-JP"/>
              </w:rPr>
            </w:pPr>
            <w:r>
              <w:rPr>
                <w:b/>
                <w:bCs/>
                <w:lang w:eastAsia="ja-JP"/>
              </w:rPr>
              <w:t>4.</w:t>
            </w:r>
            <w:r w:rsidR="00072F05">
              <w:rPr>
                <w:b/>
                <w:bCs/>
                <w:lang w:eastAsia="ja-JP"/>
              </w:rPr>
              <w:t xml:space="preserve"> Client</w:t>
            </w:r>
            <w:r>
              <w:rPr>
                <w:b/>
                <w:bCs/>
                <w:lang w:eastAsia="ja-JP"/>
              </w:rPr>
              <w:t xml:space="preserve"> sets their info </w:t>
            </w:r>
          </w:p>
        </w:tc>
      </w:tr>
      <w:tr w:rsidR="5884E289" w14:paraId="3278D0B3" w14:textId="77777777" w:rsidTr="00F57CCE">
        <w:tc>
          <w:tcPr>
            <w:tcW w:w="2338" w:type="dxa"/>
          </w:tcPr>
          <w:p w14:paraId="5276F7E0" w14:textId="77777777" w:rsidR="00C916AB" w:rsidRDefault="00C916AB" w:rsidP="5884E289">
            <w:pPr>
              <w:rPr>
                <w:b/>
                <w:bCs/>
                <w:lang w:eastAsia="ja-JP"/>
              </w:rPr>
            </w:pPr>
            <w:r w:rsidRPr="5884E289">
              <w:rPr>
                <w:b/>
                <w:bCs/>
                <w:lang w:eastAsia="ja-JP"/>
              </w:rPr>
              <w:t>Alternative Flow:</w:t>
            </w:r>
          </w:p>
        </w:tc>
        <w:tc>
          <w:tcPr>
            <w:tcW w:w="7012" w:type="dxa"/>
            <w:gridSpan w:val="3"/>
          </w:tcPr>
          <w:p w14:paraId="53CA69C1" w14:textId="2986D801" w:rsidR="5884E289" w:rsidRDefault="0016647D" w:rsidP="5884E289">
            <w:pPr>
              <w:rPr>
                <w:b/>
                <w:bCs/>
                <w:lang w:eastAsia="ja-JP"/>
              </w:rPr>
            </w:pPr>
            <w:r>
              <w:rPr>
                <w:b/>
                <w:bCs/>
                <w:lang w:eastAsia="ja-JP"/>
              </w:rPr>
              <w:t>Not Applicable</w:t>
            </w:r>
          </w:p>
        </w:tc>
      </w:tr>
      <w:tr w:rsidR="5884E289" w14:paraId="2C216823" w14:textId="77777777" w:rsidTr="00F57CCE">
        <w:tc>
          <w:tcPr>
            <w:tcW w:w="2338" w:type="dxa"/>
          </w:tcPr>
          <w:p w14:paraId="4E2D4756" w14:textId="77777777" w:rsidR="00C916AB" w:rsidRDefault="00C916AB" w:rsidP="5884E289">
            <w:pPr>
              <w:rPr>
                <w:b/>
                <w:bCs/>
                <w:lang w:eastAsia="ja-JP"/>
              </w:rPr>
            </w:pPr>
            <w:r w:rsidRPr="5884E289">
              <w:rPr>
                <w:b/>
                <w:bCs/>
                <w:lang w:eastAsia="ja-JP"/>
              </w:rPr>
              <w:t>Exceptions:</w:t>
            </w:r>
          </w:p>
        </w:tc>
        <w:tc>
          <w:tcPr>
            <w:tcW w:w="7012" w:type="dxa"/>
            <w:gridSpan w:val="3"/>
          </w:tcPr>
          <w:p w14:paraId="37BC26EA" w14:textId="514C8AAF" w:rsidR="5884E289" w:rsidRDefault="002033CA" w:rsidP="5884E289">
            <w:pPr>
              <w:rPr>
                <w:b/>
                <w:bCs/>
                <w:lang w:eastAsia="ja-JP"/>
              </w:rPr>
            </w:pPr>
            <w:r>
              <w:rPr>
                <w:b/>
                <w:bCs/>
                <w:lang w:eastAsia="ja-JP"/>
              </w:rPr>
              <w:t>Not Applicable</w:t>
            </w:r>
          </w:p>
        </w:tc>
      </w:tr>
      <w:tr w:rsidR="5884E289" w14:paraId="6D77827B" w14:textId="77777777" w:rsidTr="00F57CCE">
        <w:tc>
          <w:tcPr>
            <w:tcW w:w="2338" w:type="dxa"/>
          </w:tcPr>
          <w:p w14:paraId="66701779" w14:textId="77777777" w:rsidR="00C916AB" w:rsidRDefault="00C916AB" w:rsidP="5884E289">
            <w:pPr>
              <w:rPr>
                <w:b/>
                <w:bCs/>
                <w:lang w:eastAsia="ja-JP"/>
              </w:rPr>
            </w:pPr>
            <w:r w:rsidRPr="5884E289">
              <w:rPr>
                <w:b/>
                <w:bCs/>
                <w:lang w:eastAsia="ja-JP"/>
              </w:rPr>
              <w:t>Includes:</w:t>
            </w:r>
          </w:p>
        </w:tc>
        <w:tc>
          <w:tcPr>
            <w:tcW w:w="7012" w:type="dxa"/>
            <w:gridSpan w:val="3"/>
          </w:tcPr>
          <w:p w14:paraId="6DEEC292" w14:textId="208B2A0C" w:rsidR="5884E289" w:rsidRDefault="00F425F9" w:rsidP="5884E289">
            <w:pPr>
              <w:rPr>
                <w:b/>
                <w:bCs/>
                <w:lang w:eastAsia="ja-JP"/>
              </w:rPr>
            </w:pPr>
            <w:r>
              <w:rPr>
                <w:b/>
                <w:bCs/>
                <w:lang w:eastAsia="ja-JP"/>
              </w:rPr>
              <w:t xml:space="preserve">Booking </w:t>
            </w:r>
          </w:p>
        </w:tc>
      </w:tr>
      <w:tr w:rsidR="5884E289" w14:paraId="2FAFF019" w14:textId="77777777" w:rsidTr="00F57CCE">
        <w:tc>
          <w:tcPr>
            <w:tcW w:w="2338" w:type="dxa"/>
          </w:tcPr>
          <w:p w14:paraId="260F342F" w14:textId="77777777" w:rsidR="00C916AB" w:rsidRDefault="00C916AB" w:rsidP="5884E289">
            <w:pPr>
              <w:rPr>
                <w:b/>
                <w:bCs/>
                <w:lang w:eastAsia="ja-JP"/>
              </w:rPr>
            </w:pPr>
            <w:r w:rsidRPr="5884E289">
              <w:rPr>
                <w:b/>
                <w:bCs/>
                <w:lang w:eastAsia="ja-JP"/>
              </w:rPr>
              <w:t>Frequency of Use:</w:t>
            </w:r>
          </w:p>
        </w:tc>
        <w:tc>
          <w:tcPr>
            <w:tcW w:w="7012" w:type="dxa"/>
            <w:gridSpan w:val="3"/>
          </w:tcPr>
          <w:p w14:paraId="769CDC87" w14:textId="0E268700" w:rsidR="5884E289" w:rsidRDefault="00287FB7" w:rsidP="5884E289">
            <w:pPr>
              <w:rPr>
                <w:b/>
                <w:bCs/>
                <w:lang w:eastAsia="ja-JP"/>
              </w:rPr>
            </w:pPr>
            <w:r>
              <w:rPr>
                <w:b/>
                <w:bCs/>
                <w:lang w:eastAsia="ja-JP"/>
              </w:rPr>
              <w:t xml:space="preserve">Whenever the client </w:t>
            </w:r>
            <w:r w:rsidR="00E55A97">
              <w:rPr>
                <w:b/>
                <w:bCs/>
                <w:lang w:eastAsia="ja-JP"/>
              </w:rPr>
              <w:t>input’s their info.</w:t>
            </w:r>
          </w:p>
        </w:tc>
      </w:tr>
      <w:tr w:rsidR="5884E289" w14:paraId="444D5BF4" w14:textId="77777777" w:rsidTr="00F57CCE">
        <w:tc>
          <w:tcPr>
            <w:tcW w:w="2338" w:type="dxa"/>
          </w:tcPr>
          <w:p w14:paraId="279DFC40" w14:textId="77777777" w:rsidR="00C916AB" w:rsidRDefault="00C916AB" w:rsidP="5884E289">
            <w:pPr>
              <w:rPr>
                <w:b/>
                <w:bCs/>
                <w:lang w:eastAsia="ja-JP"/>
              </w:rPr>
            </w:pPr>
            <w:r w:rsidRPr="5884E289">
              <w:rPr>
                <w:b/>
                <w:bCs/>
                <w:lang w:eastAsia="ja-JP"/>
              </w:rPr>
              <w:t>Special Requirements:</w:t>
            </w:r>
          </w:p>
        </w:tc>
        <w:tc>
          <w:tcPr>
            <w:tcW w:w="7012" w:type="dxa"/>
            <w:gridSpan w:val="3"/>
          </w:tcPr>
          <w:p w14:paraId="49AF76CA" w14:textId="727B2D65" w:rsidR="5884E289" w:rsidRDefault="002033CA" w:rsidP="5884E289">
            <w:pPr>
              <w:rPr>
                <w:b/>
                <w:bCs/>
                <w:lang w:eastAsia="ja-JP"/>
              </w:rPr>
            </w:pPr>
            <w:r>
              <w:rPr>
                <w:b/>
                <w:bCs/>
                <w:lang w:eastAsia="ja-JP"/>
              </w:rPr>
              <w:t>Not Applicable</w:t>
            </w:r>
          </w:p>
        </w:tc>
      </w:tr>
      <w:tr w:rsidR="5884E289" w14:paraId="283A2B37" w14:textId="77777777" w:rsidTr="00F57CCE">
        <w:tc>
          <w:tcPr>
            <w:tcW w:w="2338" w:type="dxa"/>
          </w:tcPr>
          <w:p w14:paraId="576E6D39" w14:textId="77777777" w:rsidR="00C916AB" w:rsidRDefault="00C916AB" w:rsidP="5884E289">
            <w:pPr>
              <w:rPr>
                <w:b/>
                <w:bCs/>
                <w:lang w:eastAsia="ja-JP"/>
              </w:rPr>
            </w:pPr>
            <w:r w:rsidRPr="5884E289">
              <w:rPr>
                <w:b/>
                <w:bCs/>
                <w:lang w:eastAsia="ja-JP"/>
              </w:rPr>
              <w:t>Assumptions:</w:t>
            </w:r>
          </w:p>
        </w:tc>
        <w:tc>
          <w:tcPr>
            <w:tcW w:w="7012" w:type="dxa"/>
            <w:gridSpan w:val="3"/>
          </w:tcPr>
          <w:p w14:paraId="2CECE020" w14:textId="349BE6D2" w:rsidR="5884E289" w:rsidRDefault="002033CA" w:rsidP="5884E289">
            <w:pPr>
              <w:rPr>
                <w:b/>
                <w:bCs/>
                <w:lang w:eastAsia="ja-JP"/>
              </w:rPr>
            </w:pPr>
            <w:r>
              <w:rPr>
                <w:b/>
                <w:bCs/>
                <w:lang w:eastAsia="ja-JP"/>
              </w:rPr>
              <w:t xml:space="preserve">Client knows how to </w:t>
            </w:r>
            <w:r w:rsidR="00B02220">
              <w:rPr>
                <w:b/>
                <w:bCs/>
                <w:lang w:eastAsia="ja-JP"/>
              </w:rPr>
              <w:t>put in their info.</w:t>
            </w:r>
          </w:p>
        </w:tc>
      </w:tr>
      <w:tr w:rsidR="5884E289" w14:paraId="1628F9A5" w14:textId="77777777" w:rsidTr="00F57CCE">
        <w:tc>
          <w:tcPr>
            <w:tcW w:w="2338" w:type="dxa"/>
          </w:tcPr>
          <w:p w14:paraId="6B1623C9" w14:textId="77777777" w:rsidR="00C916AB" w:rsidRDefault="00C916AB" w:rsidP="5884E289">
            <w:pPr>
              <w:rPr>
                <w:b/>
                <w:bCs/>
                <w:lang w:eastAsia="ja-JP"/>
              </w:rPr>
            </w:pPr>
            <w:r w:rsidRPr="5884E289">
              <w:rPr>
                <w:b/>
                <w:bCs/>
                <w:lang w:eastAsia="ja-JP"/>
              </w:rPr>
              <w:t>Notes and Issues:</w:t>
            </w:r>
          </w:p>
        </w:tc>
        <w:tc>
          <w:tcPr>
            <w:tcW w:w="7012" w:type="dxa"/>
            <w:gridSpan w:val="3"/>
          </w:tcPr>
          <w:p w14:paraId="50121A84" w14:textId="3F73803D" w:rsidR="5884E289" w:rsidRDefault="009F0ABE" w:rsidP="5884E289">
            <w:pPr>
              <w:rPr>
                <w:b/>
                <w:bCs/>
                <w:lang w:eastAsia="ja-JP"/>
              </w:rPr>
            </w:pPr>
            <w:r>
              <w:rPr>
                <w:b/>
                <w:bCs/>
                <w:lang w:eastAsia="ja-JP"/>
              </w:rPr>
              <w:t xml:space="preserve">Not Applicable </w:t>
            </w:r>
          </w:p>
        </w:tc>
      </w:tr>
    </w:tbl>
    <w:p w14:paraId="7100B3A9" w14:textId="74F5E8D0" w:rsidR="00F57CCE" w:rsidRDefault="00F57CCE" w:rsidP="5884E289">
      <w:pPr>
        <w:rPr>
          <w:b/>
          <w:bCs/>
          <w:lang w:eastAsia="ja-JP"/>
        </w:rPr>
      </w:pPr>
    </w:p>
    <w:p w14:paraId="18F163A8" w14:textId="77777777" w:rsidR="00F57CCE" w:rsidRDefault="00F57CCE">
      <w:pPr>
        <w:rPr>
          <w:b/>
          <w:bCs/>
          <w:lang w:eastAsia="ja-JP"/>
        </w:rPr>
      </w:pPr>
      <w:r>
        <w:rPr>
          <w:b/>
          <w:bCs/>
          <w:lang w:eastAsia="ja-JP"/>
        </w:rPr>
        <w:br w:type="page"/>
      </w:r>
    </w:p>
    <w:tbl>
      <w:tblPr>
        <w:tblStyle w:val="TableGrid"/>
        <w:tblW w:w="0" w:type="auto"/>
        <w:tblLook w:val="06A0" w:firstRow="1" w:lastRow="0" w:firstColumn="1" w:lastColumn="0" w:noHBand="1" w:noVBand="1"/>
      </w:tblPr>
      <w:tblGrid>
        <w:gridCol w:w="2338"/>
        <w:gridCol w:w="2337"/>
        <w:gridCol w:w="2337"/>
        <w:gridCol w:w="2338"/>
      </w:tblGrid>
      <w:tr w:rsidR="5884E289" w14:paraId="41690D1E" w14:textId="77777777" w:rsidTr="00F008BE">
        <w:tc>
          <w:tcPr>
            <w:tcW w:w="2338" w:type="dxa"/>
          </w:tcPr>
          <w:p w14:paraId="77A7D63C" w14:textId="4BF26457" w:rsidR="00C916AB" w:rsidRDefault="00C916AB" w:rsidP="5884E289">
            <w:pPr>
              <w:jc w:val="right"/>
              <w:rPr>
                <w:b/>
                <w:bCs/>
                <w:lang w:eastAsia="ja-JP"/>
              </w:rPr>
            </w:pPr>
            <w:r w:rsidRPr="5884E289">
              <w:rPr>
                <w:b/>
                <w:bCs/>
                <w:lang w:eastAsia="ja-JP"/>
              </w:rPr>
              <w:lastRenderedPageBreak/>
              <w:t>Use Case ID:</w:t>
            </w:r>
          </w:p>
        </w:tc>
        <w:tc>
          <w:tcPr>
            <w:tcW w:w="7012" w:type="dxa"/>
            <w:gridSpan w:val="3"/>
          </w:tcPr>
          <w:p w14:paraId="2083FAA0" w14:textId="6C5E2CAD" w:rsidR="00C916AB" w:rsidRDefault="1C95C2F9" w:rsidP="5884E289">
            <w:pPr>
              <w:rPr>
                <w:b/>
                <w:bCs/>
                <w:lang w:eastAsia="ja-JP"/>
              </w:rPr>
            </w:pPr>
            <w:r w:rsidRPr="31B550C6">
              <w:rPr>
                <w:b/>
                <w:bCs/>
                <w:lang w:eastAsia="ja-JP"/>
              </w:rPr>
              <w:t>UC-ES</w:t>
            </w:r>
          </w:p>
        </w:tc>
      </w:tr>
      <w:tr w:rsidR="5884E289" w14:paraId="2AAE4C21" w14:textId="77777777" w:rsidTr="00F008BE">
        <w:tc>
          <w:tcPr>
            <w:tcW w:w="2338" w:type="dxa"/>
          </w:tcPr>
          <w:p w14:paraId="727CDBA7" w14:textId="77777777" w:rsidR="00C916AB" w:rsidRDefault="00C916AB" w:rsidP="5884E289">
            <w:pPr>
              <w:jc w:val="right"/>
              <w:rPr>
                <w:b/>
                <w:bCs/>
                <w:lang w:eastAsia="ja-JP"/>
              </w:rPr>
            </w:pPr>
            <w:r w:rsidRPr="5884E289">
              <w:rPr>
                <w:b/>
                <w:bCs/>
                <w:lang w:eastAsia="ja-JP"/>
              </w:rPr>
              <w:t>Use Case Name:</w:t>
            </w:r>
          </w:p>
        </w:tc>
        <w:tc>
          <w:tcPr>
            <w:tcW w:w="7012" w:type="dxa"/>
            <w:gridSpan w:val="3"/>
          </w:tcPr>
          <w:p w14:paraId="4D41F526" w14:textId="0A511EC9" w:rsidR="05F37CC6" w:rsidRDefault="31B550C6" w:rsidP="5884E289">
            <w:pPr>
              <w:rPr>
                <w:b/>
                <w:bCs/>
                <w:lang w:eastAsia="ja-JP"/>
              </w:rPr>
            </w:pPr>
            <w:r w:rsidRPr="31B550C6">
              <w:rPr>
                <w:b/>
                <w:bCs/>
                <w:lang w:eastAsia="ja-JP"/>
              </w:rPr>
              <w:t>Edit Service</w:t>
            </w:r>
          </w:p>
        </w:tc>
      </w:tr>
      <w:tr w:rsidR="5884E289" w14:paraId="1FA7AD43" w14:textId="77777777" w:rsidTr="00F008BE">
        <w:tc>
          <w:tcPr>
            <w:tcW w:w="2338" w:type="dxa"/>
          </w:tcPr>
          <w:p w14:paraId="32B1D124" w14:textId="77777777" w:rsidR="00C916AB" w:rsidRDefault="00C916AB" w:rsidP="5884E289">
            <w:pPr>
              <w:jc w:val="right"/>
              <w:rPr>
                <w:b/>
                <w:bCs/>
                <w:lang w:eastAsia="ja-JP"/>
              </w:rPr>
            </w:pPr>
            <w:r w:rsidRPr="5884E289">
              <w:rPr>
                <w:b/>
                <w:bCs/>
                <w:lang w:eastAsia="ja-JP"/>
              </w:rPr>
              <w:t>Created By:</w:t>
            </w:r>
          </w:p>
        </w:tc>
        <w:tc>
          <w:tcPr>
            <w:tcW w:w="2337" w:type="dxa"/>
          </w:tcPr>
          <w:p w14:paraId="534E0C82" w14:textId="5FEB8747" w:rsidR="53129799" w:rsidRDefault="53129799" w:rsidP="5884E289">
            <w:pPr>
              <w:rPr>
                <w:b/>
                <w:bCs/>
                <w:lang w:eastAsia="ja-JP"/>
              </w:rPr>
            </w:pPr>
            <w:r w:rsidRPr="5884E289">
              <w:rPr>
                <w:b/>
                <w:bCs/>
                <w:lang w:eastAsia="ja-JP"/>
              </w:rPr>
              <w:t>Team Red</w:t>
            </w:r>
          </w:p>
        </w:tc>
        <w:tc>
          <w:tcPr>
            <w:tcW w:w="2337" w:type="dxa"/>
          </w:tcPr>
          <w:p w14:paraId="6A8D10CB" w14:textId="24D578D8" w:rsidR="5884E289" w:rsidRDefault="31B550C6" w:rsidP="5884E289">
            <w:pPr>
              <w:rPr>
                <w:b/>
                <w:bCs/>
                <w:lang w:eastAsia="ja-JP"/>
              </w:rPr>
            </w:pPr>
            <w:r w:rsidRPr="31B550C6">
              <w:rPr>
                <w:b/>
                <w:bCs/>
                <w:lang w:eastAsia="ja-JP"/>
              </w:rPr>
              <w:t xml:space="preserve">Last Updated By: </w:t>
            </w:r>
          </w:p>
        </w:tc>
        <w:tc>
          <w:tcPr>
            <w:tcW w:w="2338" w:type="dxa"/>
          </w:tcPr>
          <w:p w14:paraId="3E461FC9" w14:textId="3BA4E850" w:rsidR="5884E289" w:rsidRDefault="31B550C6" w:rsidP="5884E289">
            <w:pPr>
              <w:rPr>
                <w:b/>
                <w:bCs/>
                <w:lang w:eastAsia="ja-JP"/>
              </w:rPr>
            </w:pPr>
            <w:r w:rsidRPr="31B550C6">
              <w:rPr>
                <w:b/>
                <w:bCs/>
                <w:lang w:eastAsia="ja-JP"/>
              </w:rPr>
              <w:t xml:space="preserve">George </w:t>
            </w:r>
            <w:proofErr w:type="spellStart"/>
            <w:r w:rsidRPr="31B550C6">
              <w:rPr>
                <w:b/>
                <w:bCs/>
                <w:lang w:eastAsia="ja-JP"/>
              </w:rPr>
              <w:t>Athanasatos</w:t>
            </w:r>
            <w:proofErr w:type="spellEnd"/>
          </w:p>
        </w:tc>
      </w:tr>
      <w:tr w:rsidR="5884E289" w14:paraId="76C1E838" w14:textId="77777777" w:rsidTr="00F008BE">
        <w:tc>
          <w:tcPr>
            <w:tcW w:w="2338" w:type="dxa"/>
          </w:tcPr>
          <w:p w14:paraId="75F93F72" w14:textId="77777777" w:rsidR="00C916AB" w:rsidRDefault="00C916AB" w:rsidP="5884E289">
            <w:pPr>
              <w:jc w:val="right"/>
              <w:rPr>
                <w:b/>
                <w:bCs/>
                <w:lang w:eastAsia="ja-JP"/>
              </w:rPr>
            </w:pPr>
            <w:r w:rsidRPr="5884E289">
              <w:rPr>
                <w:b/>
                <w:bCs/>
                <w:lang w:eastAsia="ja-JP"/>
              </w:rPr>
              <w:t>Date Created:</w:t>
            </w:r>
          </w:p>
        </w:tc>
        <w:tc>
          <w:tcPr>
            <w:tcW w:w="2337" w:type="dxa"/>
          </w:tcPr>
          <w:p w14:paraId="2100FFA8" w14:textId="5AD9DD1E" w:rsidR="4DC8DF7B" w:rsidRDefault="4DC8DF7B" w:rsidP="5884E289">
            <w:pPr>
              <w:rPr>
                <w:b/>
                <w:bCs/>
                <w:lang w:eastAsia="ja-JP"/>
              </w:rPr>
            </w:pPr>
            <w:r w:rsidRPr="5884E289">
              <w:rPr>
                <w:b/>
                <w:bCs/>
                <w:lang w:eastAsia="ja-JP"/>
              </w:rPr>
              <w:t>2</w:t>
            </w:r>
            <w:r w:rsidR="00753DFB">
              <w:rPr>
                <w:b/>
                <w:bCs/>
                <w:lang w:eastAsia="ja-JP"/>
              </w:rPr>
              <w:t>022/03/06</w:t>
            </w:r>
          </w:p>
        </w:tc>
        <w:tc>
          <w:tcPr>
            <w:tcW w:w="2337" w:type="dxa"/>
          </w:tcPr>
          <w:p w14:paraId="5381182C" w14:textId="319F6A1E" w:rsidR="5884E289" w:rsidRDefault="00753DFB" w:rsidP="5884E289">
            <w:pPr>
              <w:rPr>
                <w:b/>
                <w:bCs/>
                <w:lang w:eastAsia="ja-JP"/>
              </w:rPr>
            </w:pPr>
            <w:r>
              <w:rPr>
                <w:b/>
                <w:bCs/>
                <w:lang w:eastAsia="ja-JP"/>
              </w:rPr>
              <w:t>Last revised:</w:t>
            </w:r>
          </w:p>
        </w:tc>
        <w:tc>
          <w:tcPr>
            <w:tcW w:w="2338" w:type="dxa"/>
          </w:tcPr>
          <w:p w14:paraId="28F85978" w14:textId="1F880007" w:rsidR="5884E289" w:rsidRDefault="00753DFB" w:rsidP="5884E289">
            <w:pPr>
              <w:rPr>
                <w:b/>
                <w:bCs/>
                <w:lang w:eastAsia="ja-JP"/>
              </w:rPr>
            </w:pPr>
            <w:r>
              <w:rPr>
                <w:b/>
                <w:bCs/>
                <w:lang w:eastAsia="ja-JP"/>
              </w:rPr>
              <w:t>2022/03/06</w:t>
            </w:r>
          </w:p>
        </w:tc>
      </w:tr>
      <w:tr w:rsidR="5884E289" w14:paraId="6D1B1117" w14:textId="77777777" w:rsidTr="00F008BE">
        <w:tc>
          <w:tcPr>
            <w:tcW w:w="2338" w:type="dxa"/>
          </w:tcPr>
          <w:p w14:paraId="2F1F00ED" w14:textId="77777777" w:rsidR="00C916AB" w:rsidRDefault="00C916AB" w:rsidP="5884E289">
            <w:pPr>
              <w:rPr>
                <w:b/>
                <w:bCs/>
                <w:lang w:eastAsia="ja-JP"/>
              </w:rPr>
            </w:pPr>
            <w:r w:rsidRPr="5884E289">
              <w:rPr>
                <w:b/>
                <w:bCs/>
                <w:lang w:eastAsia="ja-JP"/>
              </w:rPr>
              <w:t>Actors:</w:t>
            </w:r>
          </w:p>
        </w:tc>
        <w:tc>
          <w:tcPr>
            <w:tcW w:w="7012" w:type="dxa"/>
            <w:gridSpan w:val="3"/>
          </w:tcPr>
          <w:p w14:paraId="5E50273B" w14:textId="66946F53" w:rsidR="5884E289" w:rsidRDefault="00C15077" w:rsidP="5884E289">
            <w:pPr>
              <w:rPr>
                <w:b/>
                <w:bCs/>
                <w:lang w:eastAsia="ja-JP"/>
              </w:rPr>
            </w:pPr>
            <w:r>
              <w:rPr>
                <w:b/>
                <w:bCs/>
                <w:lang w:eastAsia="ja-JP"/>
              </w:rPr>
              <w:t xml:space="preserve">Admin </w:t>
            </w:r>
            <w:r w:rsidR="008026BA">
              <w:rPr>
                <w:b/>
                <w:bCs/>
                <w:lang w:eastAsia="ja-JP"/>
              </w:rPr>
              <w:t xml:space="preserve">(Primary) </w:t>
            </w:r>
          </w:p>
        </w:tc>
      </w:tr>
      <w:tr w:rsidR="5884E289" w14:paraId="2091AD57" w14:textId="77777777" w:rsidTr="00F008BE">
        <w:tc>
          <w:tcPr>
            <w:tcW w:w="2338" w:type="dxa"/>
          </w:tcPr>
          <w:p w14:paraId="2CD1BADC" w14:textId="77777777" w:rsidR="00C916AB" w:rsidRDefault="00C916AB" w:rsidP="5884E289">
            <w:pPr>
              <w:rPr>
                <w:b/>
                <w:bCs/>
                <w:lang w:eastAsia="ja-JP"/>
              </w:rPr>
            </w:pPr>
            <w:r w:rsidRPr="5884E289">
              <w:rPr>
                <w:b/>
                <w:bCs/>
                <w:lang w:eastAsia="ja-JP"/>
              </w:rPr>
              <w:t>Description:</w:t>
            </w:r>
          </w:p>
        </w:tc>
        <w:tc>
          <w:tcPr>
            <w:tcW w:w="7012" w:type="dxa"/>
            <w:gridSpan w:val="3"/>
          </w:tcPr>
          <w:p w14:paraId="305D1EE6" w14:textId="3177B28B" w:rsidR="5884E289" w:rsidRDefault="00753DFB" w:rsidP="5884E289">
            <w:pPr>
              <w:rPr>
                <w:b/>
                <w:bCs/>
                <w:lang w:eastAsia="ja-JP"/>
              </w:rPr>
            </w:pPr>
            <w:r>
              <w:rPr>
                <w:b/>
                <w:bCs/>
                <w:lang w:eastAsia="ja-JP"/>
              </w:rPr>
              <w:t>Admin is able to edit the web application and selections made.</w:t>
            </w:r>
          </w:p>
        </w:tc>
      </w:tr>
      <w:tr w:rsidR="5884E289" w14:paraId="613637FB" w14:textId="77777777" w:rsidTr="00F008BE">
        <w:tc>
          <w:tcPr>
            <w:tcW w:w="2338" w:type="dxa"/>
          </w:tcPr>
          <w:p w14:paraId="514FE19B" w14:textId="77777777" w:rsidR="00C916AB" w:rsidRDefault="00C916AB" w:rsidP="5884E289">
            <w:pPr>
              <w:rPr>
                <w:b/>
                <w:bCs/>
                <w:lang w:eastAsia="ja-JP"/>
              </w:rPr>
            </w:pPr>
            <w:r w:rsidRPr="5884E289">
              <w:rPr>
                <w:b/>
                <w:bCs/>
                <w:lang w:eastAsia="ja-JP"/>
              </w:rPr>
              <w:t>Trigger:</w:t>
            </w:r>
          </w:p>
        </w:tc>
        <w:tc>
          <w:tcPr>
            <w:tcW w:w="7012" w:type="dxa"/>
            <w:gridSpan w:val="3"/>
          </w:tcPr>
          <w:p w14:paraId="653CEC8F" w14:textId="6EFD7FC7" w:rsidR="5884E289" w:rsidRDefault="00A24916" w:rsidP="5884E289">
            <w:pPr>
              <w:rPr>
                <w:b/>
                <w:bCs/>
                <w:lang w:eastAsia="ja-JP"/>
              </w:rPr>
            </w:pPr>
            <w:r>
              <w:rPr>
                <w:b/>
                <w:bCs/>
                <w:lang w:eastAsia="ja-JP"/>
              </w:rPr>
              <w:t>When admin wants to edit his services</w:t>
            </w:r>
          </w:p>
        </w:tc>
      </w:tr>
      <w:tr w:rsidR="5884E289" w14:paraId="3157F579" w14:textId="77777777" w:rsidTr="00F008BE">
        <w:tc>
          <w:tcPr>
            <w:tcW w:w="2338" w:type="dxa"/>
          </w:tcPr>
          <w:p w14:paraId="059E4E7C" w14:textId="77777777" w:rsidR="00C916AB" w:rsidRDefault="00C916AB" w:rsidP="5884E289">
            <w:pPr>
              <w:rPr>
                <w:b/>
                <w:bCs/>
                <w:lang w:eastAsia="ja-JP"/>
              </w:rPr>
            </w:pPr>
            <w:r w:rsidRPr="5884E289">
              <w:rPr>
                <w:b/>
                <w:bCs/>
                <w:lang w:eastAsia="ja-JP"/>
              </w:rPr>
              <w:t>Preconditions:</w:t>
            </w:r>
          </w:p>
        </w:tc>
        <w:tc>
          <w:tcPr>
            <w:tcW w:w="7012" w:type="dxa"/>
            <w:gridSpan w:val="3"/>
          </w:tcPr>
          <w:p w14:paraId="1B5B057A" w14:textId="6248CF9A" w:rsidR="5884E289" w:rsidRDefault="00FA0DF4" w:rsidP="5884E289">
            <w:pPr>
              <w:rPr>
                <w:b/>
                <w:bCs/>
                <w:lang w:eastAsia="ja-JP"/>
              </w:rPr>
            </w:pPr>
            <w:r>
              <w:rPr>
                <w:b/>
                <w:bCs/>
                <w:lang w:eastAsia="ja-JP"/>
              </w:rPr>
              <w:t>Admin is able to edit the we</w:t>
            </w:r>
            <w:r w:rsidR="00A24916">
              <w:rPr>
                <w:b/>
                <w:bCs/>
                <w:lang w:eastAsia="ja-JP"/>
              </w:rPr>
              <w:t>b application</w:t>
            </w:r>
          </w:p>
        </w:tc>
      </w:tr>
      <w:tr w:rsidR="5884E289" w14:paraId="40B7BE6A" w14:textId="77777777" w:rsidTr="00F008BE">
        <w:tc>
          <w:tcPr>
            <w:tcW w:w="2338" w:type="dxa"/>
          </w:tcPr>
          <w:p w14:paraId="6FB40D19" w14:textId="77777777" w:rsidR="00C916AB" w:rsidRDefault="00C916AB" w:rsidP="5884E289">
            <w:pPr>
              <w:rPr>
                <w:b/>
                <w:bCs/>
                <w:lang w:eastAsia="ja-JP"/>
              </w:rPr>
            </w:pPr>
            <w:r w:rsidRPr="5884E289">
              <w:rPr>
                <w:b/>
                <w:bCs/>
                <w:lang w:eastAsia="ja-JP"/>
              </w:rPr>
              <w:t>Postconditions:</w:t>
            </w:r>
          </w:p>
        </w:tc>
        <w:tc>
          <w:tcPr>
            <w:tcW w:w="7012" w:type="dxa"/>
            <w:gridSpan w:val="3"/>
          </w:tcPr>
          <w:p w14:paraId="4DD37E36" w14:textId="7E7FAAE7" w:rsidR="5884E289" w:rsidRDefault="00FA0DF4" w:rsidP="5884E289">
            <w:pPr>
              <w:rPr>
                <w:b/>
                <w:bCs/>
                <w:lang w:eastAsia="ja-JP"/>
              </w:rPr>
            </w:pPr>
            <w:r>
              <w:rPr>
                <w:b/>
                <w:bCs/>
                <w:lang w:eastAsia="ja-JP"/>
              </w:rPr>
              <w:t>1.</w:t>
            </w:r>
            <w:r w:rsidR="00A24916">
              <w:rPr>
                <w:b/>
                <w:bCs/>
                <w:lang w:eastAsia="ja-JP"/>
              </w:rPr>
              <w:t xml:space="preserve"> Admin logins</w:t>
            </w:r>
          </w:p>
          <w:p w14:paraId="43F20BC8" w14:textId="23EC1FA5" w:rsidR="00FA0DF4" w:rsidRDefault="00FA0DF4" w:rsidP="5884E289">
            <w:pPr>
              <w:rPr>
                <w:b/>
                <w:bCs/>
                <w:lang w:eastAsia="ja-JP"/>
              </w:rPr>
            </w:pPr>
            <w:r>
              <w:rPr>
                <w:b/>
                <w:bCs/>
                <w:lang w:eastAsia="ja-JP"/>
              </w:rPr>
              <w:t>2.</w:t>
            </w:r>
            <w:r w:rsidR="00A24916">
              <w:rPr>
                <w:b/>
                <w:bCs/>
                <w:lang w:eastAsia="ja-JP"/>
              </w:rPr>
              <w:t xml:space="preserve"> Admins edits his services</w:t>
            </w:r>
          </w:p>
        </w:tc>
      </w:tr>
      <w:tr w:rsidR="5884E289" w14:paraId="5AB78D46" w14:textId="77777777" w:rsidTr="00F008BE">
        <w:tc>
          <w:tcPr>
            <w:tcW w:w="2338" w:type="dxa"/>
          </w:tcPr>
          <w:p w14:paraId="0BD9A83A" w14:textId="77777777" w:rsidR="00C916AB" w:rsidRDefault="00C916AB" w:rsidP="5884E289">
            <w:pPr>
              <w:rPr>
                <w:b/>
                <w:bCs/>
                <w:lang w:eastAsia="ja-JP"/>
              </w:rPr>
            </w:pPr>
            <w:r w:rsidRPr="5884E289">
              <w:rPr>
                <w:b/>
                <w:bCs/>
                <w:lang w:eastAsia="ja-JP"/>
              </w:rPr>
              <w:t>Normal Flow:</w:t>
            </w:r>
          </w:p>
        </w:tc>
        <w:tc>
          <w:tcPr>
            <w:tcW w:w="7012" w:type="dxa"/>
            <w:gridSpan w:val="3"/>
          </w:tcPr>
          <w:p w14:paraId="4F703346" w14:textId="7D78B2D0" w:rsidR="5884E289" w:rsidRDefault="00A24916" w:rsidP="00A24916">
            <w:pPr>
              <w:rPr>
                <w:b/>
                <w:bCs/>
                <w:lang w:eastAsia="ja-JP"/>
              </w:rPr>
            </w:pPr>
            <w:r>
              <w:rPr>
                <w:b/>
                <w:bCs/>
                <w:lang w:eastAsia="ja-JP"/>
              </w:rPr>
              <w:t>1. Admin Logs in</w:t>
            </w:r>
          </w:p>
          <w:p w14:paraId="30A88B36" w14:textId="601F0FA4" w:rsidR="00A24916" w:rsidRDefault="00A24916" w:rsidP="00A24916">
            <w:pPr>
              <w:rPr>
                <w:b/>
                <w:bCs/>
                <w:lang w:eastAsia="ja-JP"/>
              </w:rPr>
            </w:pPr>
            <w:r>
              <w:rPr>
                <w:b/>
                <w:bCs/>
                <w:lang w:eastAsia="ja-JP"/>
              </w:rPr>
              <w:t>2. Admin goes to booki</w:t>
            </w:r>
            <w:r w:rsidR="00471DA7">
              <w:rPr>
                <w:b/>
                <w:bCs/>
                <w:lang w:eastAsia="ja-JP"/>
              </w:rPr>
              <w:t>ng</w:t>
            </w:r>
          </w:p>
          <w:p w14:paraId="7A85DC4C" w14:textId="1CE736EE" w:rsidR="00A24916" w:rsidRDefault="00A24916" w:rsidP="00A24916">
            <w:pPr>
              <w:rPr>
                <w:b/>
                <w:bCs/>
                <w:lang w:eastAsia="ja-JP"/>
              </w:rPr>
            </w:pPr>
            <w:r>
              <w:rPr>
                <w:b/>
                <w:bCs/>
                <w:lang w:eastAsia="ja-JP"/>
              </w:rPr>
              <w:t>3. Admin clicks edit service</w:t>
            </w:r>
          </w:p>
          <w:p w14:paraId="156B8619" w14:textId="77777777" w:rsidR="00A24916" w:rsidRDefault="00A24916" w:rsidP="00A24916">
            <w:pPr>
              <w:rPr>
                <w:b/>
                <w:bCs/>
                <w:lang w:eastAsia="ja-JP"/>
              </w:rPr>
            </w:pPr>
            <w:r>
              <w:rPr>
                <w:b/>
                <w:bCs/>
                <w:lang w:eastAsia="ja-JP"/>
              </w:rPr>
              <w:t>4. Admin edits his services</w:t>
            </w:r>
          </w:p>
          <w:p w14:paraId="65271232" w14:textId="77777777" w:rsidR="00460883" w:rsidRDefault="00460883" w:rsidP="00A24916">
            <w:pPr>
              <w:rPr>
                <w:b/>
                <w:bCs/>
                <w:lang w:eastAsia="ja-JP"/>
              </w:rPr>
            </w:pPr>
            <w:r>
              <w:rPr>
                <w:b/>
                <w:bCs/>
                <w:lang w:eastAsia="ja-JP"/>
              </w:rPr>
              <w:t>5. Admin edits painting service</w:t>
            </w:r>
          </w:p>
          <w:p w14:paraId="6BF44C1B" w14:textId="77777777" w:rsidR="00460883" w:rsidRDefault="00460883" w:rsidP="00A24916">
            <w:pPr>
              <w:rPr>
                <w:b/>
                <w:bCs/>
                <w:lang w:eastAsia="ja-JP"/>
              </w:rPr>
            </w:pPr>
            <w:r>
              <w:rPr>
                <w:b/>
                <w:bCs/>
                <w:lang w:eastAsia="ja-JP"/>
              </w:rPr>
              <w:t>6. Admin edits sanding service</w:t>
            </w:r>
          </w:p>
          <w:p w14:paraId="519B86F0" w14:textId="339639A9" w:rsidR="00460883" w:rsidRPr="00A24916" w:rsidRDefault="00460883" w:rsidP="00A24916">
            <w:pPr>
              <w:rPr>
                <w:b/>
                <w:bCs/>
                <w:lang w:eastAsia="ja-JP"/>
              </w:rPr>
            </w:pPr>
            <w:r>
              <w:rPr>
                <w:b/>
                <w:bCs/>
                <w:lang w:eastAsia="ja-JP"/>
              </w:rPr>
              <w:t xml:space="preserve">7. Admin edits </w:t>
            </w:r>
            <w:r w:rsidR="001B1F66">
              <w:rPr>
                <w:b/>
                <w:bCs/>
                <w:lang w:eastAsia="ja-JP"/>
              </w:rPr>
              <w:t>staining service</w:t>
            </w:r>
          </w:p>
        </w:tc>
      </w:tr>
      <w:tr w:rsidR="5884E289" w14:paraId="3E2AE76D" w14:textId="77777777" w:rsidTr="00F008BE">
        <w:tc>
          <w:tcPr>
            <w:tcW w:w="2338" w:type="dxa"/>
          </w:tcPr>
          <w:p w14:paraId="0DFA995C" w14:textId="77777777" w:rsidR="00C916AB" w:rsidRDefault="00C916AB" w:rsidP="5884E289">
            <w:pPr>
              <w:rPr>
                <w:b/>
                <w:bCs/>
                <w:lang w:eastAsia="ja-JP"/>
              </w:rPr>
            </w:pPr>
            <w:r w:rsidRPr="5884E289">
              <w:rPr>
                <w:b/>
                <w:bCs/>
                <w:lang w:eastAsia="ja-JP"/>
              </w:rPr>
              <w:t>Alternative Flow:</w:t>
            </w:r>
          </w:p>
        </w:tc>
        <w:tc>
          <w:tcPr>
            <w:tcW w:w="7012" w:type="dxa"/>
            <w:gridSpan w:val="3"/>
          </w:tcPr>
          <w:p w14:paraId="16153872" w14:textId="03209C29" w:rsidR="5884E289" w:rsidRDefault="002119CD" w:rsidP="5884E289">
            <w:pPr>
              <w:rPr>
                <w:b/>
                <w:bCs/>
                <w:lang w:eastAsia="ja-JP"/>
              </w:rPr>
            </w:pPr>
            <w:r>
              <w:rPr>
                <w:b/>
                <w:bCs/>
                <w:lang w:eastAsia="ja-JP"/>
              </w:rPr>
              <w:t>Not Applicable</w:t>
            </w:r>
          </w:p>
        </w:tc>
      </w:tr>
      <w:tr w:rsidR="5884E289" w14:paraId="5627C02E" w14:textId="77777777" w:rsidTr="00F008BE">
        <w:tc>
          <w:tcPr>
            <w:tcW w:w="2338" w:type="dxa"/>
          </w:tcPr>
          <w:p w14:paraId="5FF80E8E" w14:textId="77777777" w:rsidR="00C916AB" w:rsidRDefault="00C916AB" w:rsidP="5884E289">
            <w:pPr>
              <w:rPr>
                <w:b/>
                <w:bCs/>
                <w:lang w:eastAsia="ja-JP"/>
              </w:rPr>
            </w:pPr>
            <w:r w:rsidRPr="5884E289">
              <w:rPr>
                <w:b/>
                <w:bCs/>
                <w:lang w:eastAsia="ja-JP"/>
              </w:rPr>
              <w:t>Exceptions:</w:t>
            </w:r>
          </w:p>
        </w:tc>
        <w:tc>
          <w:tcPr>
            <w:tcW w:w="7012" w:type="dxa"/>
            <w:gridSpan w:val="3"/>
          </w:tcPr>
          <w:p w14:paraId="5EDF32F2" w14:textId="2685D139" w:rsidR="5884E289" w:rsidRDefault="002119CD" w:rsidP="5884E289">
            <w:pPr>
              <w:rPr>
                <w:b/>
                <w:bCs/>
                <w:lang w:eastAsia="ja-JP"/>
              </w:rPr>
            </w:pPr>
            <w:r>
              <w:rPr>
                <w:b/>
                <w:bCs/>
                <w:lang w:eastAsia="ja-JP"/>
              </w:rPr>
              <w:t>Not Applicable</w:t>
            </w:r>
          </w:p>
        </w:tc>
      </w:tr>
      <w:tr w:rsidR="5884E289" w14:paraId="08840B51" w14:textId="77777777" w:rsidTr="00F008BE">
        <w:tc>
          <w:tcPr>
            <w:tcW w:w="2338" w:type="dxa"/>
          </w:tcPr>
          <w:p w14:paraId="5D1D5CE3" w14:textId="77777777" w:rsidR="00C916AB" w:rsidRDefault="00C916AB" w:rsidP="5884E289">
            <w:pPr>
              <w:rPr>
                <w:b/>
                <w:bCs/>
                <w:lang w:eastAsia="ja-JP"/>
              </w:rPr>
            </w:pPr>
            <w:r w:rsidRPr="5884E289">
              <w:rPr>
                <w:b/>
                <w:bCs/>
                <w:lang w:eastAsia="ja-JP"/>
              </w:rPr>
              <w:t>Includes:</w:t>
            </w:r>
          </w:p>
        </w:tc>
        <w:tc>
          <w:tcPr>
            <w:tcW w:w="7012" w:type="dxa"/>
            <w:gridSpan w:val="3"/>
          </w:tcPr>
          <w:p w14:paraId="7F80F19B" w14:textId="69C36E55" w:rsidR="5884E289" w:rsidRDefault="002119CD" w:rsidP="5884E289">
            <w:pPr>
              <w:rPr>
                <w:b/>
                <w:bCs/>
                <w:lang w:eastAsia="ja-JP"/>
              </w:rPr>
            </w:pPr>
            <w:r>
              <w:rPr>
                <w:b/>
                <w:bCs/>
                <w:lang w:eastAsia="ja-JP"/>
              </w:rPr>
              <w:t>Booking</w:t>
            </w:r>
          </w:p>
        </w:tc>
      </w:tr>
      <w:tr w:rsidR="5884E289" w14:paraId="229ECB58" w14:textId="77777777" w:rsidTr="00F008BE">
        <w:tc>
          <w:tcPr>
            <w:tcW w:w="2338" w:type="dxa"/>
          </w:tcPr>
          <w:p w14:paraId="01A43892" w14:textId="77777777" w:rsidR="00C916AB" w:rsidRDefault="00C916AB" w:rsidP="5884E289">
            <w:pPr>
              <w:rPr>
                <w:b/>
                <w:bCs/>
                <w:lang w:eastAsia="ja-JP"/>
              </w:rPr>
            </w:pPr>
            <w:r w:rsidRPr="5884E289">
              <w:rPr>
                <w:b/>
                <w:bCs/>
                <w:lang w:eastAsia="ja-JP"/>
              </w:rPr>
              <w:t>Frequency of Use:</w:t>
            </w:r>
          </w:p>
        </w:tc>
        <w:tc>
          <w:tcPr>
            <w:tcW w:w="7012" w:type="dxa"/>
            <w:gridSpan w:val="3"/>
          </w:tcPr>
          <w:p w14:paraId="4945B360" w14:textId="12B6EE9E" w:rsidR="5884E289" w:rsidRDefault="002119CD" w:rsidP="5884E289">
            <w:pPr>
              <w:rPr>
                <w:b/>
                <w:bCs/>
                <w:lang w:eastAsia="ja-JP"/>
              </w:rPr>
            </w:pPr>
            <w:r>
              <w:rPr>
                <w:b/>
                <w:bCs/>
                <w:lang w:eastAsia="ja-JP"/>
              </w:rPr>
              <w:t>On Demand</w:t>
            </w:r>
          </w:p>
        </w:tc>
      </w:tr>
      <w:tr w:rsidR="5884E289" w14:paraId="3FCB6BAB" w14:textId="77777777" w:rsidTr="00F008BE">
        <w:tc>
          <w:tcPr>
            <w:tcW w:w="2338" w:type="dxa"/>
          </w:tcPr>
          <w:p w14:paraId="41AC9474" w14:textId="77777777" w:rsidR="00C916AB" w:rsidRDefault="00C916AB" w:rsidP="5884E289">
            <w:pPr>
              <w:rPr>
                <w:b/>
                <w:bCs/>
                <w:lang w:eastAsia="ja-JP"/>
              </w:rPr>
            </w:pPr>
            <w:r w:rsidRPr="5884E289">
              <w:rPr>
                <w:b/>
                <w:bCs/>
                <w:lang w:eastAsia="ja-JP"/>
              </w:rPr>
              <w:t>Special Requirements:</w:t>
            </w:r>
          </w:p>
        </w:tc>
        <w:tc>
          <w:tcPr>
            <w:tcW w:w="7012" w:type="dxa"/>
            <w:gridSpan w:val="3"/>
          </w:tcPr>
          <w:p w14:paraId="4A5FD282" w14:textId="306552B3" w:rsidR="5884E289" w:rsidRDefault="002119CD" w:rsidP="5884E289">
            <w:pPr>
              <w:rPr>
                <w:b/>
                <w:bCs/>
                <w:lang w:eastAsia="ja-JP"/>
              </w:rPr>
            </w:pPr>
            <w:r>
              <w:rPr>
                <w:b/>
                <w:bCs/>
                <w:lang w:eastAsia="ja-JP"/>
              </w:rPr>
              <w:t xml:space="preserve">Not Applicable </w:t>
            </w:r>
          </w:p>
        </w:tc>
      </w:tr>
      <w:tr w:rsidR="5884E289" w14:paraId="4C2A8243" w14:textId="77777777" w:rsidTr="00F008BE">
        <w:tc>
          <w:tcPr>
            <w:tcW w:w="2338" w:type="dxa"/>
          </w:tcPr>
          <w:p w14:paraId="6B829176" w14:textId="77777777" w:rsidR="00C916AB" w:rsidRDefault="00C916AB" w:rsidP="5884E289">
            <w:pPr>
              <w:rPr>
                <w:b/>
                <w:bCs/>
                <w:lang w:eastAsia="ja-JP"/>
              </w:rPr>
            </w:pPr>
            <w:r w:rsidRPr="5884E289">
              <w:rPr>
                <w:b/>
                <w:bCs/>
                <w:lang w:eastAsia="ja-JP"/>
              </w:rPr>
              <w:t>Assumptions:</w:t>
            </w:r>
          </w:p>
        </w:tc>
        <w:tc>
          <w:tcPr>
            <w:tcW w:w="7012" w:type="dxa"/>
            <w:gridSpan w:val="3"/>
          </w:tcPr>
          <w:p w14:paraId="1278E42C" w14:textId="36100AC9" w:rsidR="5884E289" w:rsidRDefault="002119CD" w:rsidP="5884E289">
            <w:pPr>
              <w:rPr>
                <w:b/>
                <w:bCs/>
                <w:lang w:eastAsia="ja-JP"/>
              </w:rPr>
            </w:pPr>
            <w:r>
              <w:rPr>
                <w:b/>
                <w:bCs/>
                <w:lang w:eastAsia="ja-JP"/>
              </w:rPr>
              <w:t>Admin knows how to edit services</w:t>
            </w:r>
          </w:p>
        </w:tc>
      </w:tr>
      <w:tr w:rsidR="5884E289" w14:paraId="0D898EE6" w14:textId="77777777" w:rsidTr="00F008BE">
        <w:tc>
          <w:tcPr>
            <w:tcW w:w="2338" w:type="dxa"/>
          </w:tcPr>
          <w:p w14:paraId="20339541" w14:textId="77777777" w:rsidR="00C916AB" w:rsidRDefault="00C916AB" w:rsidP="5884E289">
            <w:pPr>
              <w:rPr>
                <w:b/>
                <w:bCs/>
                <w:lang w:eastAsia="ja-JP"/>
              </w:rPr>
            </w:pPr>
            <w:r w:rsidRPr="5884E289">
              <w:rPr>
                <w:b/>
                <w:bCs/>
                <w:lang w:eastAsia="ja-JP"/>
              </w:rPr>
              <w:t>Notes and Issues:</w:t>
            </w:r>
          </w:p>
        </w:tc>
        <w:tc>
          <w:tcPr>
            <w:tcW w:w="7012" w:type="dxa"/>
            <w:gridSpan w:val="3"/>
          </w:tcPr>
          <w:p w14:paraId="1C1E0B0B" w14:textId="45D18683" w:rsidR="5884E289" w:rsidRDefault="002119CD" w:rsidP="5884E289">
            <w:pPr>
              <w:rPr>
                <w:b/>
                <w:bCs/>
                <w:lang w:eastAsia="ja-JP"/>
              </w:rPr>
            </w:pPr>
            <w:r>
              <w:rPr>
                <w:b/>
                <w:bCs/>
                <w:lang w:eastAsia="ja-JP"/>
              </w:rPr>
              <w:t>Not Applicable</w:t>
            </w:r>
          </w:p>
        </w:tc>
      </w:tr>
    </w:tbl>
    <w:p w14:paraId="1E5A2E91" w14:textId="47CAB45B" w:rsidR="00F57CCE" w:rsidRDefault="00F57CCE" w:rsidP="5884E289">
      <w:pPr>
        <w:rPr>
          <w:b/>
          <w:bCs/>
          <w:lang w:eastAsia="ja-JP"/>
        </w:rPr>
      </w:pPr>
    </w:p>
    <w:p w14:paraId="4675D595" w14:textId="77777777" w:rsidR="00F57CCE" w:rsidRDefault="00F57CCE">
      <w:pPr>
        <w:rPr>
          <w:b/>
          <w:bCs/>
          <w:lang w:eastAsia="ja-JP"/>
        </w:rPr>
      </w:pPr>
      <w:r>
        <w:rPr>
          <w:b/>
          <w:bCs/>
          <w:lang w:eastAsia="ja-JP"/>
        </w:rPr>
        <w:br w:type="page"/>
      </w:r>
    </w:p>
    <w:tbl>
      <w:tblPr>
        <w:tblStyle w:val="TableGrid"/>
        <w:tblW w:w="0" w:type="auto"/>
        <w:tblLook w:val="06A0" w:firstRow="1" w:lastRow="0" w:firstColumn="1" w:lastColumn="0" w:noHBand="1" w:noVBand="1"/>
      </w:tblPr>
      <w:tblGrid>
        <w:gridCol w:w="2339"/>
        <w:gridCol w:w="2337"/>
        <w:gridCol w:w="2337"/>
        <w:gridCol w:w="2337"/>
      </w:tblGrid>
      <w:tr w:rsidR="5884E289" w14:paraId="47ADAE54" w14:textId="77777777" w:rsidTr="00F57CCE">
        <w:tc>
          <w:tcPr>
            <w:tcW w:w="2339" w:type="dxa"/>
          </w:tcPr>
          <w:p w14:paraId="1EF8D06D" w14:textId="77777777" w:rsidR="00C916AB" w:rsidRDefault="00C916AB" w:rsidP="5884E289">
            <w:pPr>
              <w:jc w:val="right"/>
              <w:rPr>
                <w:b/>
                <w:bCs/>
                <w:lang w:eastAsia="ja-JP"/>
              </w:rPr>
            </w:pPr>
            <w:r w:rsidRPr="5884E289">
              <w:rPr>
                <w:b/>
                <w:bCs/>
                <w:lang w:eastAsia="ja-JP"/>
              </w:rPr>
              <w:lastRenderedPageBreak/>
              <w:t>Use Case ID:</w:t>
            </w:r>
          </w:p>
        </w:tc>
        <w:tc>
          <w:tcPr>
            <w:tcW w:w="7011" w:type="dxa"/>
            <w:gridSpan w:val="3"/>
          </w:tcPr>
          <w:p w14:paraId="3FDC6627" w14:textId="1C54FFF5" w:rsidR="00C916AB" w:rsidRDefault="2665E852" w:rsidP="5884E289">
            <w:pPr>
              <w:rPr>
                <w:b/>
                <w:bCs/>
                <w:lang w:eastAsia="ja-JP"/>
              </w:rPr>
            </w:pPr>
            <w:r w:rsidRPr="15741C9A">
              <w:rPr>
                <w:b/>
                <w:bCs/>
                <w:lang w:eastAsia="ja-JP"/>
              </w:rPr>
              <w:t>UC-</w:t>
            </w:r>
            <w:r w:rsidRPr="7FB8D6BB">
              <w:rPr>
                <w:b/>
                <w:bCs/>
                <w:lang w:eastAsia="ja-JP"/>
              </w:rPr>
              <w:t>MS</w:t>
            </w:r>
          </w:p>
        </w:tc>
      </w:tr>
      <w:tr w:rsidR="5884E289" w14:paraId="7B40EA76" w14:textId="77777777" w:rsidTr="00F57CCE">
        <w:tc>
          <w:tcPr>
            <w:tcW w:w="2339" w:type="dxa"/>
          </w:tcPr>
          <w:p w14:paraId="5EB4C1F1" w14:textId="77777777" w:rsidR="00C916AB" w:rsidRDefault="00C916AB" w:rsidP="5884E289">
            <w:pPr>
              <w:jc w:val="right"/>
              <w:rPr>
                <w:b/>
                <w:bCs/>
                <w:lang w:eastAsia="ja-JP"/>
              </w:rPr>
            </w:pPr>
            <w:r w:rsidRPr="5884E289">
              <w:rPr>
                <w:b/>
                <w:bCs/>
                <w:lang w:eastAsia="ja-JP"/>
              </w:rPr>
              <w:t>Use Case Name:</w:t>
            </w:r>
          </w:p>
        </w:tc>
        <w:tc>
          <w:tcPr>
            <w:tcW w:w="7011" w:type="dxa"/>
            <w:gridSpan w:val="3"/>
          </w:tcPr>
          <w:p w14:paraId="135B1C36" w14:textId="066A8269" w:rsidR="05F37CC6" w:rsidRDefault="4B89A4A8" w:rsidP="5884E289">
            <w:pPr>
              <w:rPr>
                <w:b/>
                <w:bCs/>
                <w:lang w:eastAsia="ja-JP"/>
              </w:rPr>
            </w:pPr>
            <w:r w:rsidRPr="4B89A4A8">
              <w:rPr>
                <w:b/>
                <w:bCs/>
                <w:lang w:eastAsia="ja-JP"/>
              </w:rPr>
              <w:t>Get Contact Info for job</w:t>
            </w:r>
          </w:p>
        </w:tc>
      </w:tr>
      <w:tr w:rsidR="5884E289" w14:paraId="6E91D4C7" w14:textId="77777777" w:rsidTr="00F57CCE">
        <w:tc>
          <w:tcPr>
            <w:tcW w:w="2339" w:type="dxa"/>
          </w:tcPr>
          <w:p w14:paraId="6E1A254B" w14:textId="77777777" w:rsidR="00C916AB" w:rsidRDefault="00C916AB" w:rsidP="5884E289">
            <w:pPr>
              <w:jc w:val="right"/>
              <w:rPr>
                <w:b/>
                <w:bCs/>
                <w:lang w:eastAsia="ja-JP"/>
              </w:rPr>
            </w:pPr>
            <w:r w:rsidRPr="5884E289">
              <w:rPr>
                <w:b/>
                <w:bCs/>
                <w:lang w:eastAsia="ja-JP"/>
              </w:rPr>
              <w:t>Created By:</w:t>
            </w:r>
          </w:p>
        </w:tc>
        <w:tc>
          <w:tcPr>
            <w:tcW w:w="2337" w:type="dxa"/>
          </w:tcPr>
          <w:p w14:paraId="6578B300" w14:textId="5FEB8747" w:rsidR="53129799" w:rsidRDefault="53129799" w:rsidP="5884E289">
            <w:pPr>
              <w:rPr>
                <w:b/>
                <w:bCs/>
                <w:lang w:eastAsia="ja-JP"/>
              </w:rPr>
            </w:pPr>
            <w:r w:rsidRPr="5884E289">
              <w:rPr>
                <w:b/>
                <w:bCs/>
                <w:lang w:eastAsia="ja-JP"/>
              </w:rPr>
              <w:t>Team Red</w:t>
            </w:r>
          </w:p>
        </w:tc>
        <w:tc>
          <w:tcPr>
            <w:tcW w:w="2337" w:type="dxa"/>
          </w:tcPr>
          <w:p w14:paraId="38CE01A6" w14:textId="12958D67" w:rsidR="5884E289" w:rsidRDefault="1E72F172" w:rsidP="5884E289">
            <w:pPr>
              <w:rPr>
                <w:b/>
                <w:bCs/>
                <w:lang w:eastAsia="ja-JP"/>
              </w:rPr>
            </w:pPr>
            <w:r w:rsidRPr="1E72F172">
              <w:rPr>
                <w:b/>
                <w:bCs/>
                <w:lang w:eastAsia="ja-JP"/>
              </w:rPr>
              <w:t>Last Updated By:</w:t>
            </w:r>
          </w:p>
        </w:tc>
        <w:tc>
          <w:tcPr>
            <w:tcW w:w="2337" w:type="dxa"/>
          </w:tcPr>
          <w:p w14:paraId="498CCEC8" w14:textId="33C0742F" w:rsidR="5884E289" w:rsidRDefault="695B121A" w:rsidP="5884E289">
            <w:pPr>
              <w:rPr>
                <w:b/>
                <w:bCs/>
                <w:lang w:eastAsia="ja-JP"/>
              </w:rPr>
            </w:pPr>
            <w:r w:rsidRPr="695B121A">
              <w:rPr>
                <w:b/>
                <w:bCs/>
                <w:lang w:eastAsia="ja-JP"/>
              </w:rPr>
              <w:t xml:space="preserve">Andrei </w:t>
            </w:r>
            <w:r w:rsidR="1E270A17" w:rsidRPr="1E270A17">
              <w:rPr>
                <w:b/>
                <w:bCs/>
                <w:lang w:eastAsia="ja-JP"/>
              </w:rPr>
              <w:t>Marinescu</w:t>
            </w:r>
          </w:p>
        </w:tc>
      </w:tr>
      <w:tr w:rsidR="5884E289" w14:paraId="55C15176" w14:textId="77777777" w:rsidTr="00F57CCE">
        <w:tc>
          <w:tcPr>
            <w:tcW w:w="2339" w:type="dxa"/>
          </w:tcPr>
          <w:p w14:paraId="2567A4B3" w14:textId="77777777" w:rsidR="00C916AB" w:rsidRDefault="00C916AB" w:rsidP="5884E289">
            <w:pPr>
              <w:jc w:val="right"/>
              <w:rPr>
                <w:b/>
                <w:bCs/>
                <w:lang w:eastAsia="ja-JP"/>
              </w:rPr>
            </w:pPr>
            <w:r w:rsidRPr="5884E289">
              <w:rPr>
                <w:b/>
                <w:bCs/>
                <w:lang w:eastAsia="ja-JP"/>
              </w:rPr>
              <w:t>Date Created:</w:t>
            </w:r>
          </w:p>
        </w:tc>
        <w:tc>
          <w:tcPr>
            <w:tcW w:w="2337" w:type="dxa"/>
          </w:tcPr>
          <w:p w14:paraId="1FC1E340" w14:textId="7B1B14E0" w:rsidR="4DC8DF7B" w:rsidRDefault="60A2CE1D" w:rsidP="5884E289">
            <w:pPr>
              <w:rPr>
                <w:b/>
                <w:bCs/>
                <w:lang w:eastAsia="ja-JP"/>
              </w:rPr>
            </w:pPr>
            <w:r w:rsidRPr="22266C69">
              <w:rPr>
                <w:b/>
                <w:bCs/>
                <w:lang w:eastAsia="ja-JP"/>
              </w:rPr>
              <w:t>2022/03/05</w:t>
            </w:r>
          </w:p>
        </w:tc>
        <w:tc>
          <w:tcPr>
            <w:tcW w:w="2337" w:type="dxa"/>
          </w:tcPr>
          <w:p w14:paraId="628F5C35" w14:textId="538C8C45" w:rsidR="5884E289" w:rsidRDefault="1E270A17" w:rsidP="5884E289">
            <w:pPr>
              <w:rPr>
                <w:b/>
                <w:bCs/>
                <w:lang w:eastAsia="ja-JP"/>
              </w:rPr>
            </w:pPr>
            <w:r w:rsidRPr="1E270A17">
              <w:rPr>
                <w:b/>
                <w:bCs/>
                <w:lang w:eastAsia="ja-JP"/>
              </w:rPr>
              <w:t>Last revised</w:t>
            </w:r>
            <w:r w:rsidR="68D0F16B" w:rsidRPr="68D0F16B">
              <w:rPr>
                <w:b/>
                <w:bCs/>
                <w:lang w:eastAsia="ja-JP"/>
              </w:rPr>
              <w:t>:</w:t>
            </w:r>
          </w:p>
        </w:tc>
        <w:tc>
          <w:tcPr>
            <w:tcW w:w="2337" w:type="dxa"/>
          </w:tcPr>
          <w:p w14:paraId="6E6A2FE0" w14:textId="392A8E80" w:rsidR="5884E289" w:rsidRDefault="1E270A17" w:rsidP="5884E289">
            <w:pPr>
              <w:rPr>
                <w:b/>
                <w:bCs/>
                <w:lang w:eastAsia="ja-JP"/>
              </w:rPr>
            </w:pPr>
            <w:r w:rsidRPr="1E270A17">
              <w:rPr>
                <w:b/>
                <w:bCs/>
                <w:lang w:eastAsia="ja-JP"/>
              </w:rPr>
              <w:t>2022/03/06</w:t>
            </w:r>
          </w:p>
        </w:tc>
      </w:tr>
      <w:tr w:rsidR="5884E289" w14:paraId="48777DE0" w14:textId="77777777" w:rsidTr="00F57CCE">
        <w:tc>
          <w:tcPr>
            <w:tcW w:w="2339" w:type="dxa"/>
          </w:tcPr>
          <w:p w14:paraId="116338E4" w14:textId="77777777" w:rsidR="00C916AB" w:rsidRDefault="00C916AB" w:rsidP="5884E289">
            <w:pPr>
              <w:rPr>
                <w:b/>
                <w:bCs/>
                <w:lang w:eastAsia="ja-JP"/>
              </w:rPr>
            </w:pPr>
            <w:r w:rsidRPr="5884E289">
              <w:rPr>
                <w:b/>
                <w:bCs/>
                <w:lang w:eastAsia="ja-JP"/>
              </w:rPr>
              <w:t>Actors:</w:t>
            </w:r>
          </w:p>
        </w:tc>
        <w:tc>
          <w:tcPr>
            <w:tcW w:w="7011" w:type="dxa"/>
            <w:gridSpan w:val="3"/>
          </w:tcPr>
          <w:p w14:paraId="339BEE82" w14:textId="220D889A" w:rsidR="5884E289" w:rsidRDefault="3582449E" w:rsidP="5884E289">
            <w:pPr>
              <w:rPr>
                <w:b/>
                <w:bCs/>
                <w:lang w:eastAsia="ja-JP"/>
              </w:rPr>
            </w:pPr>
            <w:proofErr w:type="gramStart"/>
            <w:r w:rsidRPr="3582449E">
              <w:rPr>
                <w:b/>
                <w:bCs/>
                <w:lang w:eastAsia="ja-JP"/>
              </w:rPr>
              <w:t>Client</w:t>
            </w:r>
            <w:r w:rsidR="00D12437">
              <w:rPr>
                <w:b/>
                <w:bCs/>
                <w:lang w:eastAsia="ja-JP"/>
              </w:rPr>
              <w:t>(</w:t>
            </w:r>
            <w:proofErr w:type="gramEnd"/>
            <w:r w:rsidR="00D12437">
              <w:rPr>
                <w:b/>
                <w:bCs/>
                <w:lang w:eastAsia="ja-JP"/>
              </w:rPr>
              <w:t>Primary)</w:t>
            </w:r>
          </w:p>
        </w:tc>
      </w:tr>
      <w:tr w:rsidR="5884E289" w14:paraId="6C218636" w14:textId="77777777" w:rsidTr="00F57CCE">
        <w:tc>
          <w:tcPr>
            <w:tcW w:w="2339" w:type="dxa"/>
          </w:tcPr>
          <w:p w14:paraId="3B4974A6" w14:textId="77777777" w:rsidR="00C916AB" w:rsidRDefault="00C916AB" w:rsidP="5884E289">
            <w:pPr>
              <w:rPr>
                <w:b/>
                <w:bCs/>
                <w:lang w:eastAsia="ja-JP"/>
              </w:rPr>
            </w:pPr>
            <w:r w:rsidRPr="5884E289">
              <w:rPr>
                <w:b/>
                <w:bCs/>
                <w:lang w:eastAsia="ja-JP"/>
              </w:rPr>
              <w:t>Description:</w:t>
            </w:r>
          </w:p>
        </w:tc>
        <w:tc>
          <w:tcPr>
            <w:tcW w:w="7011" w:type="dxa"/>
            <w:gridSpan w:val="3"/>
          </w:tcPr>
          <w:p w14:paraId="7B0AFFBD" w14:textId="64D322D2" w:rsidR="5884E289" w:rsidRDefault="4AB6C4C7" w:rsidP="5884E289">
            <w:pPr>
              <w:rPr>
                <w:b/>
                <w:bCs/>
                <w:lang w:eastAsia="ja-JP"/>
              </w:rPr>
            </w:pPr>
            <w:r w:rsidRPr="4AB6C4C7">
              <w:rPr>
                <w:b/>
                <w:bCs/>
                <w:lang w:eastAsia="ja-JP"/>
              </w:rPr>
              <w:t xml:space="preserve">Share contact information </w:t>
            </w:r>
            <w:r w:rsidR="147BC71B" w:rsidRPr="147BC71B">
              <w:rPr>
                <w:b/>
                <w:bCs/>
                <w:lang w:eastAsia="ja-JP"/>
              </w:rPr>
              <w:t>for the job.</w:t>
            </w:r>
          </w:p>
        </w:tc>
      </w:tr>
      <w:tr w:rsidR="5884E289" w14:paraId="205B4ACC" w14:textId="77777777" w:rsidTr="00F57CCE">
        <w:tc>
          <w:tcPr>
            <w:tcW w:w="2339" w:type="dxa"/>
          </w:tcPr>
          <w:p w14:paraId="31CDB8AE" w14:textId="77777777" w:rsidR="00C916AB" w:rsidRDefault="00C916AB" w:rsidP="5884E289">
            <w:pPr>
              <w:rPr>
                <w:b/>
                <w:bCs/>
                <w:lang w:eastAsia="ja-JP"/>
              </w:rPr>
            </w:pPr>
            <w:r w:rsidRPr="5884E289">
              <w:rPr>
                <w:b/>
                <w:bCs/>
                <w:lang w:eastAsia="ja-JP"/>
              </w:rPr>
              <w:t>Trigger:</w:t>
            </w:r>
          </w:p>
        </w:tc>
        <w:tc>
          <w:tcPr>
            <w:tcW w:w="7011" w:type="dxa"/>
            <w:gridSpan w:val="3"/>
          </w:tcPr>
          <w:p w14:paraId="4A13C406" w14:textId="2E38B8AE" w:rsidR="5884E289" w:rsidRDefault="649089A1" w:rsidP="5884E289">
            <w:pPr>
              <w:rPr>
                <w:b/>
                <w:bCs/>
                <w:lang w:eastAsia="ja-JP"/>
              </w:rPr>
            </w:pPr>
            <w:r w:rsidRPr="649089A1">
              <w:rPr>
                <w:b/>
                <w:bCs/>
                <w:lang w:eastAsia="ja-JP"/>
              </w:rPr>
              <w:t xml:space="preserve">Once the option section is </w:t>
            </w:r>
            <w:r w:rsidR="26E9D0AA" w:rsidRPr="26E9D0AA">
              <w:rPr>
                <w:b/>
                <w:bCs/>
                <w:lang w:eastAsia="ja-JP"/>
              </w:rPr>
              <w:t xml:space="preserve">fulfilled and </w:t>
            </w:r>
            <w:r w:rsidRPr="649089A1">
              <w:rPr>
                <w:b/>
                <w:bCs/>
                <w:lang w:eastAsia="ja-JP"/>
              </w:rPr>
              <w:t>confirmed</w:t>
            </w:r>
          </w:p>
        </w:tc>
      </w:tr>
      <w:tr w:rsidR="5884E289" w14:paraId="3FA93FDA" w14:textId="77777777" w:rsidTr="00F57CCE">
        <w:tc>
          <w:tcPr>
            <w:tcW w:w="2339" w:type="dxa"/>
          </w:tcPr>
          <w:p w14:paraId="40ECD787" w14:textId="77777777" w:rsidR="00C916AB" w:rsidRDefault="00C916AB" w:rsidP="5884E289">
            <w:pPr>
              <w:rPr>
                <w:b/>
                <w:bCs/>
                <w:lang w:eastAsia="ja-JP"/>
              </w:rPr>
            </w:pPr>
            <w:r w:rsidRPr="5884E289">
              <w:rPr>
                <w:b/>
                <w:bCs/>
                <w:lang w:eastAsia="ja-JP"/>
              </w:rPr>
              <w:t>Preconditions:</w:t>
            </w:r>
          </w:p>
        </w:tc>
        <w:tc>
          <w:tcPr>
            <w:tcW w:w="7011" w:type="dxa"/>
            <w:gridSpan w:val="3"/>
          </w:tcPr>
          <w:p w14:paraId="07FDF373" w14:textId="024A901E" w:rsidR="5884E289" w:rsidRDefault="047517C0" w:rsidP="5884E289">
            <w:pPr>
              <w:rPr>
                <w:b/>
                <w:bCs/>
                <w:lang w:eastAsia="ja-JP"/>
              </w:rPr>
            </w:pPr>
            <w:r w:rsidRPr="047517C0">
              <w:rPr>
                <w:b/>
                <w:bCs/>
                <w:lang w:eastAsia="ja-JP"/>
              </w:rPr>
              <w:t xml:space="preserve">If </w:t>
            </w:r>
            <w:r w:rsidR="4542FFF0" w:rsidRPr="4542FFF0">
              <w:rPr>
                <w:b/>
                <w:bCs/>
                <w:lang w:eastAsia="ja-JP"/>
              </w:rPr>
              <w:t>client</w:t>
            </w:r>
            <w:r w:rsidRPr="047517C0">
              <w:rPr>
                <w:b/>
                <w:bCs/>
                <w:lang w:eastAsia="ja-JP"/>
              </w:rPr>
              <w:t xml:space="preserve"> filled up </w:t>
            </w:r>
            <w:r w:rsidR="4542FFF0" w:rsidRPr="4542FFF0">
              <w:rPr>
                <w:b/>
                <w:bCs/>
                <w:lang w:eastAsia="ja-JP"/>
              </w:rPr>
              <w:t xml:space="preserve">the </w:t>
            </w:r>
            <w:r w:rsidR="0C613FCC" w:rsidRPr="0C613FCC">
              <w:rPr>
                <w:b/>
                <w:bCs/>
                <w:lang w:eastAsia="ja-JP"/>
              </w:rPr>
              <w:t>option</w:t>
            </w:r>
            <w:r w:rsidRPr="047517C0">
              <w:rPr>
                <w:b/>
                <w:bCs/>
                <w:lang w:eastAsia="ja-JP"/>
              </w:rPr>
              <w:t xml:space="preserve"> </w:t>
            </w:r>
            <w:r w:rsidR="4399E62F" w:rsidRPr="4399E62F">
              <w:rPr>
                <w:b/>
                <w:bCs/>
                <w:lang w:eastAsia="ja-JP"/>
              </w:rPr>
              <w:t>section</w:t>
            </w:r>
          </w:p>
        </w:tc>
      </w:tr>
      <w:tr w:rsidR="5884E289" w14:paraId="73B4DFEF" w14:textId="77777777" w:rsidTr="00F57CCE">
        <w:tc>
          <w:tcPr>
            <w:tcW w:w="2339" w:type="dxa"/>
          </w:tcPr>
          <w:p w14:paraId="2A123801" w14:textId="77777777" w:rsidR="00C916AB" w:rsidRDefault="00C916AB" w:rsidP="5884E289">
            <w:pPr>
              <w:rPr>
                <w:b/>
                <w:bCs/>
                <w:lang w:eastAsia="ja-JP"/>
              </w:rPr>
            </w:pPr>
            <w:r w:rsidRPr="5884E289">
              <w:rPr>
                <w:b/>
                <w:bCs/>
                <w:lang w:eastAsia="ja-JP"/>
              </w:rPr>
              <w:t>Postconditions:</w:t>
            </w:r>
          </w:p>
        </w:tc>
        <w:tc>
          <w:tcPr>
            <w:tcW w:w="7011" w:type="dxa"/>
            <w:gridSpan w:val="3"/>
          </w:tcPr>
          <w:p w14:paraId="4A9CC591" w14:textId="7A9EB107" w:rsidR="5884E289" w:rsidRDefault="5DDCB5D5" w:rsidP="5884E289">
            <w:pPr>
              <w:rPr>
                <w:b/>
                <w:bCs/>
                <w:lang w:eastAsia="ja-JP"/>
              </w:rPr>
            </w:pPr>
            <w:r w:rsidRPr="5DDCB5D5">
              <w:rPr>
                <w:b/>
                <w:bCs/>
                <w:lang w:eastAsia="ja-JP"/>
              </w:rPr>
              <w:t>Client will go to the confirm booking page</w:t>
            </w:r>
          </w:p>
        </w:tc>
      </w:tr>
      <w:tr w:rsidR="5884E289" w14:paraId="5343E4CA" w14:textId="77777777" w:rsidTr="00F57CCE">
        <w:tc>
          <w:tcPr>
            <w:tcW w:w="2339" w:type="dxa"/>
          </w:tcPr>
          <w:p w14:paraId="3112784B" w14:textId="77777777" w:rsidR="00C916AB" w:rsidRDefault="00C916AB" w:rsidP="5884E289">
            <w:pPr>
              <w:rPr>
                <w:b/>
                <w:bCs/>
                <w:lang w:eastAsia="ja-JP"/>
              </w:rPr>
            </w:pPr>
            <w:r w:rsidRPr="5884E289">
              <w:rPr>
                <w:b/>
                <w:bCs/>
                <w:lang w:eastAsia="ja-JP"/>
              </w:rPr>
              <w:t>Normal Flow:</w:t>
            </w:r>
          </w:p>
        </w:tc>
        <w:tc>
          <w:tcPr>
            <w:tcW w:w="7011" w:type="dxa"/>
            <w:gridSpan w:val="3"/>
          </w:tcPr>
          <w:p w14:paraId="778CB031" w14:textId="62DF9E3E" w:rsidR="5884E289" w:rsidRDefault="27FEA885" w:rsidP="364A4309">
            <w:pPr>
              <w:pStyle w:val="ListParagraph"/>
              <w:numPr>
                <w:ilvl w:val="0"/>
                <w:numId w:val="34"/>
              </w:numPr>
              <w:rPr>
                <w:rFonts w:eastAsiaTheme="minorEastAsia"/>
                <w:b/>
                <w:bCs/>
                <w:lang w:eastAsia="ja-JP"/>
              </w:rPr>
            </w:pPr>
            <w:r w:rsidRPr="27FEA885">
              <w:rPr>
                <w:b/>
                <w:bCs/>
                <w:lang w:eastAsia="ja-JP"/>
              </w:rPr>
              <w:t>Client</w:t>
            </w:r>
            <w:r w:rsidR="0DD79A8F" w:rsidRPr="0DD79A8F">
              <w:rPr>
                <w:b/>
                <w:bCs/>
                <w:lang w:eastAsia="ja-JP"/>
              </w:rPr>
              <w:t xml:space="preserve"> enters </w:t>
            </w:r>
            <w:r w:rsidR="2A5FDC96" w:rsidRPr="2A5FDC96">
              <w:rPr>
                <w:b/>
                <w:bCs/>
                <w:lang w:eastAsia="ja-JP"/>
              </w:rPr>
              <w:t xml:space="preserve">a </w:t>
            </w:r>
            <w:r w:rsidR="416678EE" w:rsidRPr="416678EE">
              <w:rPr>
                <w:b/>
                <w:bCs/>
                <w:lang w:eastAsia="ja-JP"/>
              </w:rPr>
              <w:t>street address</w:t>
            </w:r>
          </w:p>
          <w:p w14:paraId="2CC6B4AD" w14:textId="15368BA1" w:rsidR="5884E289" w:rsidRDefault="416678EE" w:rsidP="364A4309">
            <w:pPr>
              <w:pStyle w:val="ListParagraph"/>
              <w:numPr>
                <w:ilvl w:val="0"/>
                <w:numId w:val="34"/>
              </w:numPr>
              <w:rPr>
                <w:b/>
                <w:bCs/>
                <w:lang w:eastAsia="ja-JP"/>
              </w:rPr>
            </w:pPr>
            <w:r w:rsidRPr="416678EE">
              <w:rPr>
                <w:b/>
                <w:bCs/>
                <w:lang w:eastAsia="ja-JP"/>
              </w:rPr>
              <w:t>Client enters a city</w:t>
            </w:r>
          </w:p>
          <w:p w14:paraId="382458DE" w14:textId="110F4638" w:rsidR="5884E289" w:rsidRDefault="5D393156" w:rsidP="364A4309">
            <w:pPr>
              <w:pStyle w:val="ListParagraph"/>
              <w:numPr>
                <w:ilvl w:val="0"/>
                <w:numId w:val="34"/>
              </w:numPr>
              <w:rPr>
                <w:b/>
                <w:bCs/>
                <w:lang w:eastAsia="ja-JP"/>
              </w:rPr>
            </w:pPr>
            <w:r w:rsidRPr="5D393156">
              <w:rPr>
                <w:b/>
                <w:bCs/>
                <w:lang w:eastAsia="ja-JP"/>
              </w:rPr>
              <w:t xml:space="preserve">Client enters </w:t>
            </w:r>
            <w:r w:rsidR="3F864916" w:rsidRPr="3F864916">
              <w:rPr>
                <w:b/>
                <w:bCs/>
                <w:lang w:eastAsia="ja-JP"/>
              </w:rPr>
              <w:t xml:space="preserve">a </w:t>
            </w:r>
            <w:r w:rsidR="7C0BDCF1" w:rsidRPr="7C0BDCF1">
              <w:rPr>
                <w:b/>
                <w:bCs/>
                <w:lang w:eastAsia="ja-JP"/>
              </w:rPr>
              <w:t>state/</w:t>
            </w:r>
            <w:r w:rsidR="28F52DFF" w:rsidRPr="28F52DFF">
              <w:rPr>
                <w:b/>
                <w:bCs/>
                <w:lang w:eastAsia="ja-JP"/>
              </w:rPr>
              <w:t>province</w:t>
            </w:r>
          </w:p>
          <w:p w14:paraId="303581C4" w14:textId="64561255" w:rsidR="5884E289" w:rsidRDefault="7C0BDCF1" w:rsidP="364A4309">
            <w:pPr>
              <w:pStyle w:val="ListParagraph"/>
              <w:numPr>
                <w:ilvl w:val="0"/>
                <w:numId w:val="34"/>
              </w:numPr>
              <w:rPr>
                <w:b/>
                <w:bCs/>
                <w:lang w:eastAsia="ja-JP"/>
              </w:rPr>
            </w:pPr>
            <w:r w:rsidRPr="7C0BDCF1">
              <w:rPr>
                <w:b/>
                <w:bCs/>
                <w:lang w:eastAsia="ja-JP"/>
              </w:rPr>
              <w:t>Client enters a country</w:t>
            </w:r>
          </w:p>
          <w:p w14:paraId="76E6CE80" w14:textId="3BA4C896" w:rsidR="5884E289" w:rsidRDefault="3F864916" w:rsidP="364A4309">
            <w:pPr>
              <w:pStyle w:val="ListParagraph"/>
              <w:numPr>
                <w:ilvl w:val="0"/>
                <w:numId w:val="34"/>
              </w:numPr>
              <w:rPr>
                <w:b/>
                <w:bCs/>
                <w:lang w:eastAsia="ja-JP"/>
              </w:rPr>
            </w:pPr>
            <w:r w:rsidRPr="3F864916">
              <w:rPr>
                <w:b/>
                <w:bCs/>
                <w:lang w:eastAsia="ja-JP"/>
              </w:rPr>
              <w:t>Client enters a postal code</w:t>
            </w:r>
          </w:p>
          <w:p w14:paraId="497BF4E1" w14:textId="7AB1DB06" w:rsidR="5884E289" w:rsidRDefault="6101B062" w:rsidP="364A4309">
            <w:pPr>
              <w:pStyle w:val="ListParagraph"/>
              <w:numPr>
                <w:ilvl w:val="0"/>
                <w:numId w:val="34"/>
              </w:numPr>
              <w:rPr>
                <w:b/>
                <w:lang w:eastAsia="ja-JP"/>
              </w:rPr>
            </w:pPr>
            <w:r w:rsidRPr="6101B062">
              <w:rPr>
                <w:b/>
                <w:bCs/>
                <w:lang w:eastAsia="ja-JP"/>
              </w:rPr>
              <w:t>Client confirms this page</w:t>
            </w:r>
          </w:p>
        </w:tc>
      </w:tr>
      <w:tr w:rsidR="5884E289" w14:paraId="5D95FB0D" w14:textId="77777777" w:rsidTr="00F57CCE">
        <w:tc>
          <w:tcPr>
            <w:tcW w:w="2339" w:type="dxa"/>
          </w:tcPr>
          <w:p w14:paraId="665B435D" w14:textId="77777777" w:rsidR="00C916AB" w:rsidRDefault="00C916AB" w:rsidP="5884E289">
            <w:pPr>
              <w:rPr>
                <w:b/>
                <w:bCs/>
                <w:lang w:eastAsia="ja-JP"/>
              </w:rPr>
            </w:pPr>
            <w:r w:rsidRPr="5884E289">
              <w:rPr>
                <w:b/>
                <w:bCs/>
                <w:lang w:eastAsia="ja-JP"/>
              </w:rPr>
              <w:t>Alternative Flow:</w:t>
            </w:r>
          </w:p>
        </w:tc>
        <w:tc>
          <w:tcPr>
            <w:tcW w:w="7011" w:type="dxa"/>
            <w:gridSpan w:val="3"/>
          </w:tcPr>
          <w:p w14:paraId="763745FF" w14:textId="6E1C80D1" w:rsidR="5884E289" w:rsidRDefault="2059A277" w:rsidP="5884E289">
            <w:pPr>
              <w:rPr>
                <w:b/>
                <w:bCs/>
                <w:lang w:eastAsia="ja-JP"/>
              </w:rPr>
            </w:pPr>
            <w:r w:rsidRPr="2059A277">
              <w:rPr>
                <w:b/>
                <w:bCs/>
                <w:lang w:eastAsia="ja-JP"/>
              </w:rPr>
              <w:t>Follow steps 1-6 from normal flow</w:t>
            </w:r>
          </w:p>
        </w:tc>
      </w:tr>
      <w:tr w:rsidR="5884E289" w14:paraId="010B4511" w14:textId="77777777" w:rsidTr="00F57CCE">
        <w:tc>
          <w:tcPr>
            <w:tcW w:w="2339" w:type="dxa"/>
          </w:tcPr>
          <w:p w14:paraId="660BDF76" w14:textId="77777777" w:rsidR="00C916AB" w:rsidRDefault="00C916AB" w:rsidP="5884E289">
            <w:pPr>
              <w:rPr>
                <w:b/>
                <w:bCs/>
                <w:lang w:eastAsia="ja-JP"/>
              </w:rPr>
            </w:pPr>
            <w:r w:rsidRPr="5884E289">
              <w:rPr>
                <w:b/>
                <w:bCs/>
                <w:lang w:eastAsia="ja-JP"/>
              </w:rPr>
              <w:t>Exceptions:</w:t>
            </w:r>
          </w:p>
        </w:tc>
        <w:tc>
          <w:tcPr>
            <w:tcW w:w="7011" w:type="dxa"/>
            <w:gridSpan w:val="3"/>
          </w:tcPr>
          <w:p w14:paraId="53F31D66" w14:textId="4F90168B" w:rsidR="5884E289" w:rsidRDefault="06958F55" w:rsidP="5884E289">
            <w:pPr>
              <w:rPr>
                <w:b/>
                <w:bCs/>
                <w:lang w:eastAsia="ja-JP"/>
              </w:rPr>
            </w:pPr>
            <w:r w:rsidRPr="2C0DB217">
              <w:rPr>
                <w:b/>
                <w:bCs/>
                <w:lang w:eastAsia="ja-JP"/>
              </w:rPr>
              <w:t>Loop step 1-</w:t>
            </w:r>
            <w:r w:rsidRPr="3C412C23">
              <w:rPr>
                <w:b/>
                <w:bCs/>
                <w:lang w:eastAsia="ja-JP"/>
              </w:rPr>
              <w:t>6</w:t>
            </w:r>
            <w:r w:rsidRPr="2C0DB217">
              <w:rPr>
                <w:b/>
                <w:bCs/>
                <w:lang w:eastAsia="ja-JP"/>
              </w:rPr>
              <w:t xml:space="preserve"> until all the information is valid and is not empty</w:t>
            </w:r>
          </w:p>
        </w:tc>
      </w:tr>
      <w:tr w:rsidR="5884E289" w14:paraId="793C9C87" w14:textId="77777777" w:rsidTr="00F57CCE">
        <w:tc>
          <w:tcPr>
            <w:tcW w:w="2339" w:type="dxa"/>
          </w:tcPr>
          <w:p w14:paraId="58CEB135" w14:textId="77777777" w:rsidR="00C916AB" w:rsidRDefault="00C916AB" w:rsidP="5884E289">
            <w:pPr>
              <w:rPr>
                <w:b/>
                <w:bCs/>
                <w:lang w:eastAsia="ja-JP"/>
              </w:rPr>
            </w:pPr>
            <w:r w:rsidRPr="5884E289">
              <w:rPr>
                <w:b/>
                <w:bCs/>
                <w:lang w:eastAsia="ja-JP"/>
              </w:rPr>
              <w:t>Includes:</w:t>
            </w:r>
          </w:p>
        </w:tc>
        <w:tc>
          <w:tcPr>
            <w:tcW w:w="7011" w:type="dxa"/>
            <w:gridSpan w:val="3"/>
          </w:tcPr>
          <w:p w14:paraId="02747FC2" w14:textId="75327136" w:rsidR="5884E289" w:rsidRDefault="2E42801E" w:rsidP="5884E289">
            <w:pPr>
              <w:rPr>
                <w:b/>
                <w:bCs/>
                <w:lang w:eastAsia="ja-JP"/>
              </w:rPr>
            </w:pPr>
            <w:r w:rsidRPr="2E42801E">
              <w:rPr>
                <w:b/>
                <w:bCs/>
                <w:lang w:eastAsia="ja-JP"/>
              </w:rPr>
              <w:t>UC-OP</w:t>
            </w:r>
          </w:p>
        </w:tc>
      </w:tr>
      <w:tr w:rsidR="5884E289" w14:paraId="44C0F0CD" w14:textId="77777777" w:rsidTr="00F57CCE">
        <w:tc>
          <w:tcPr>
            <w:tcW w:w="2339" w:type="dxa"/>
          </w:tcPr>
          <w:p w14:paraId="6BCF476B" w14:textId="77777777" w:rsidR="00C916AB" w:rsidRDefault="00C916AB" w:rsidP="5884E289">
            <w:pPr>
              <w:rPr>
                <w:b/>
                <w:bCs/>
                <w:lang w:eastAsia="ja-JP"/>
              </w:rPr>
            </w:pPr>
            <w:r w:rsidRPr="5884E289">
              <w:rPr>
                <w:b/>
                <w:bCs/>
                <w:lang w:eastAsia="ja-JP"/>
              </w:rPr>
              <w:t>Frequency of Use:</w:t>
            </w:r>
          </w:p>
        </w:tc>
        <w:tc>
          <w:tcPr>
            <w:tcW w:w="7011" w:type="dxa"/>
            <w:gridSpan w:val="3"/>
          </w:tcPr>
          <w:p w14:paraId="7CD30475" w14:textId="1C594FE3" w:rsidR="5884E289" w:rsidRDefault="114EA29A" w:rsidP="5884E289">
            <w:pPr>
              <w:rPr>
                <w:b/>
                <w:bCs/>
                <w:lang w:eastAsia="ja-JP"/>
              </w:rPr>
            </w:pPr>
            <w:r w:rsidRPr="114EA29A">
              <w:rPr>
                <w:b/>
                <w:bCs/>
                <w:lang w:eastAsia="ja-JP"/>
              </w:rPr>
              <w:t>Whenever questionnaire is filled</w:t>
            </w:r>
          </w:p>
        </w:tc>
      </w:tr>
      <w:tr w:rsidR="5884E289" w14:paraId="4F80C2E9" w14:textId="77777777" w:rsidTr="00F57CCE">
        <w:tc>
          <w:tcPr>
            <w:tcW w:w="2339" w:type="dxa"/>
          </w:tcPr>
          <w:p w14:paraId="17AE46E6" w14:textId="77777777" w:rsidR="00C916AB" w:rsidRDefault="00C916AB" w:rsidP="5884E289">
            <w:pPr>
              <w:rPr>
                <w:b/>
                <w:bCs/>
                <w:lang w:eastAsia="ja-JP"/>
              </w:rPr>
            </w:pPr>
            <w:r w:rsidRPr="5884E289">
              <w:rPr>
                <w:b/>
                <w:bCs/>
                <w:lang w:eastAsia="ja-JP"/>
              </w:rPr>
              <w:t>Special Requirements:</w:t>
            </w:r>
          </w:p>
        </w:tc>
        <w:tc>
          <w:tcPr>
            <w:tcW w:w="7011" w:type="dxa"/>
            <w:gridSpan w:val="3"/>
          </w:tcPr>
          <w:p w14:paraId="183EDA20" w14:textId="0A7E6982" w:rsidR="5884E289" w:rsidRDefault="2C170063" w:rsidP="5884E289">
            <w:pPr>
              <w:rPr>
                <w:b/>
                <w:bCs/>
                <w:lang w:eastAsia="ja-JP"/>
              </w:rPr>
            </w:pPr>
            <w:r w:rsidRPr="2C170063">
              <w:rPr>
                <w:b/>
                <w:bCs/>
                <w:lang w:eastAsia="ja-JP"/>
              </w:rPr>
              <w:t>Not applicable</w:t>
            </w:r>
          </w:p>
        </w:tc>
      </w:tr>
      <w:tr w:rsidR="5884E289" w14:paraId="40FF2017" w14:textId="77777777" w:rsidTr="00F57CCE">
        <w:tc>
          <w:tcPr>
            <w:tcW w:w="2339" w:type="dxa"/>
          </w:tcPr>
          <w:p w14:paraId="2554309B" w14:textId="77777777" w:rsidR="00C916AB" w:rsidRDefault="00C916AB" w:rsidP="5884E289">
            <w:pPr>
              <w:rPr>
                <w:b/>
                <w:bCs/>
                <w:lang w:eastAsia="ja-JP"/>
              </w:rPr>
            </w:pPr>
            <w:r w:rsidRPr="5884E289">
              <w:rPr>
                <w:b/>
                <w:bCs/>
                <w:lang w:eastAsia="ja-JP"/>
              </w:rPr>
              <w:t>Assumptions:</w:t>
            </w:r>
          </w:p>
        </w:tc>
        <w:tc>
          <w:tcPr>
            <w:tcW w:w="7011" w:type="dxa"/>
            <w:gridSpan w:val="3"/>
          </w:tcPr>
          <w:p w14:paraId="6DA6DF3C" w14:textId="774FED24" w:rsidR="5884E289" w:rsidRDefault="25083574" w:rsidP="5884E289">
            <w:pPr>
              <w:rPr>
                <w:b/>
                <w:bCs/>
                <w:lang w:eastAsia="ja-JP"/>
              </w:rPr>
            </w:pPr>
            <w:r w:rsidRPr="25083574">
              <w:rPr>
                <w:b/>
                <w:bCs/>
                <w:lang w:eastAsia="ja-JP"/>
              </w:rPr>
              <w:t xml:space="preserve">Client is able to fill out </w:t>
            </w:r>
            <w:r w:rsidR="23637B6E" w:rsidRPr="23637B6E">
              <w:rPr>
                <w:b/>
                <w:bCs/>
                <w:lang w:eastAsia="ja-JP"/>
              </w:rPr>
              <w:t>his/her address information</w:t>
            </w:r>
          </w:p>
        </w:tc>
      </w:tr>
      <w:tr w:rsidR="5884E289" w14:paraId="34462535" w14:textId="77777777" w:rsidTr="00F57CCE">
        <w:tc>
          <w:tcPr>
            <w:tcW w:w="2339" w:type="dxa"/>
          </w:tcPr>
          <w:p w14:paraId="3E830C76" w14:textId="77777777" w:rsidR="00C916AB" w:rsidRDefault="00C916AB" w:rsidP="5884E289">
            <w:pPr>
              <w:rPr>
                <w:b/>
                <w:bCs/>
                <w:lang w:eastAsia="ja-JP"/>
              </w:rPr>
            </w:pPr>
            <w:r w:rsidRPr="5884E289">
              <w:rPr>
                <w:b/>
                <w:bCs/>
                <w:lang w:eastAsia="ja-JP"/>
              </w:rPr>
              <w:t>Notes and Issues:</w:t>
            </w:r>
          </w:p>
        </w:tc>
        <w:tc>
          <w:tcPr>
            <w:tcW w:w="7011" w:type="dxa"/>
            <w:gridSpan w:val="3"/>
          </w:tcPr>
          <w:p w14:paraId="12068B43" w14:textId="4F4593A8" w:rsidR="5884E289" w:rsidRDefault="1D7FEE30" w:rsidP="5884E289">
            <w:pPr>
              <w:rPr>
                <w:b/>
                <w:bCs/>
                <w:lang w:eastAsia="ja-JP"/>
              </w:rPr>
            </w:pPr>
            <w:r w:rsidRPr="1D7FEE30">
              <w:rPr>
                <w:b/>
                <w:bCs/>
                <w:lang w:eastAsia="ja-JP"/>
              </w:rPr>
              <w:t>Not applicable</w:t>
            </w:r>
          </w:p>
        </w:tc>
      </w:tr>
    </w:tbl>
    <w:p w14:paraId="4D266C58" w14:textId="77777777" w:rsidR="00535B1D" w:rsidRDefault="00535B1D" w:rsidP="364A4309">
      <w:pPr>
        <w:rPr>
          <w:sz w:val="24"/>
          <w:szCs w:val="24"/>
        </w:rPr>
      </w:pPr>
    </w:p>
    <w:tbl>
      <w:tblPr>
        <w:tblStyle w:val="TableGrid"/>
        <w:tblW w:w="0" w:type="auto"/>
        <w:tblLook w:val="06A0" w:firstRow="1" w:lastRow="0" w:firstColumn="1" w:lastColumn="0" w:noHBand="1" w:noVBand="1"/>
      </w:tblPr>
      <w:tblGrid>
        <w:gridCol w:w="2338"/>
        <w:gridCol w:w="2338"/>
        <w:gridCol w:w="2337"/>
        <w:gridCol w:w="2337"/>
      </w:tblGrid>
      <w:tr w:rsidR="007D0B7C" w14:paraId="2D866D43" w14:textId="77777777" w:rsidTr="007D0B7C">
        <w:tc>
          <w:tcPr>
            <w:tcW w:w="2338" w:type="dxa"/>
          </w:tcPr>
          <w:p w14:paraId="3E5AA650" w14:textId="77777777" w:rsidR="2665E852" w:rsidRDefault="2665E852" w:rsidP="007D0B7C">
            <w:pPr>
              <w:jc w:val="right"/>
              <w:rPr>
                <w:b/>
                <w:bCs/>
                <w:lang w:eastAsia="ja-JP"/>
              </w:rPr>
            </w:pPr>
            <w:r w:rsidRPr="007D0B7C">
              <w:rPr>
                <w:b/>
                <w:bCs/>
                <w:lang w:eastAsia="ja-JP"/>
              </w:rPr>
              <w:t>Use Case ID:</w:t>
            </w:r>
          </w:p>
        </w:tc>
        <w:tc>
          <w:tcPr>
            <w:tcW w:w="7012" w:type="dxa"/>
            <w:gridSpan w:val="3"/>
          </w:tcPr>
          <w:p w14:paraId="429685C0" w14:textId="3F3AA360" w:rsidR="2665E852" w:rsidRDefault="2665E852" w:rsidP="007D0B7C">
            <w:pPr>
              <w:rPr>
                <w:b/>
                <w:bCs/>
                <w:lang w:eastAsia="ja-JP"/>
              </w:rPr>
            </w:pPr>
            <w:r w:rsidRPr="76AB56C2">
              <w:rPr>
                <w:b/>
                <w:bCs/>
                <w:lang w:eastAsia="ja-JP"/>
              </w:rPr>
              <w:t>UC-KS</w:t>
            </w:r>
          </w:p>
        </w:tc>
      </w:tr>
      <w:tr w:rsidR="007D0B7C" w14:paraId="354F6AB5" w14:textId="77777777" w:rsidTr="007D0B7C">
        <w:tc>
          <w:tcPr>
            <w:tcW w:w="2338" w:type="dxa"/>
          </w:tcPr>
          <w:p w14:paraId="7E7C1A58" w14:textId="77777777" w:rsidR="2665E852" w:rsidRDefault="2665E852" w:rsidP="007D0B7C">
            <w:pPr>
              <w:jc w:val="right"/>
              <w:rPr>
                <w:b/>
                <w:bCs/>
                <w:lang w:eastAsia="ja-JP"/>
              </w:rPr>
            </w:pPr>
            <w:r w:rsidRPr="007D0B7C">
              <w:rPr>
                <w:b/>
                <w:bCs/>
                <w:lang w:eastAsia="ja-JP"/>
              </w:rPr>
              <w:t>Use Case Name:</w:t>
            </w:r>
          </w:p>
        </w:tc>
        <w:tc>
          <w:tcPr>
            <w:tcW w:w="7012" w:type="dxa"/>
            <w:gridSpan w:val="3"/>
          </w:tcPr>
          <w:p w14:paraId="1D301A8A" w14:textId="386EE61F" w:rsidR="48F53FD4" w:rsidRDefault="4CADF1ED" w:rsidP="007D0B7C">
            <w:pPr>
              <w:rPr>
                <w:b/>
                <w:bCs/>
                <w:lang w:eastAsia="ja-JP"/>
              </w:rPr>
            </w:pPr>
            <w:r w:rsidRPr="4CADF1ED">
              <w:rPr>
                <w:b/>
                <w:bCs/>
                <w:lang w:eastAsia="ja-JP"/>
              </w:rPr>
              <w:t>Confirm Booking</w:t>
            </w:r>
          </w:p>
        </w:tc>
      </w:tr>
      <w:tr w:rsidR="007D0B7C" w14:paraId="23B77CA2" w14:textId="77777777" w:rsidTr="007D0B7C">
        <w:tc>
          <w:tcPr>
            <w:tcW w:w="2338" w:type="dxa"/>
          </w:tcPr>
          <w:p w14:paraId="52FD5D3F" w14:textId="77777777" w:rsidR="2665E852" w:rsidRDefault="2665E852" w:rsidP="007D0B7C">
            <w:pPr>
              <w:jc w:val="right"/>
              <w:rPr>
                <w:b/>
                <w:bCs/>
                <w:lang w:eastAsia="ja-JP"/>
              </w:rPr>
            </w:pPr>
            <w:r w:rsidRPr="007D0B7C">
              <w:rPr>
                <w:b/>
                <w:bCs/>
                <w:lang w:eastAsia="ja-JP"/>
              </w:rPr>
              <w:t>Created By:</w:t>
            </w:r>
          </w:p>
        </w:tc>
        <w:tc>
          <w:tcPr>
            <w:tcW w:w="2338" w:type="dxa"/>
          </w:tcPr>
          <w:p w14:paraId="14EE1868" w14:textId="5FEB8747" w:rsidR="2A9A2AD1" w:rsidRDefault="2A9A2AD1" w:rsidP="007D0B7C">
            <w:pPr>
              <w:rPr>
                <w:b/>
                <w:bCs/>
                <w:lang w:eastAsia="ja-JP"/>
              </w:rPr>
            </w:pPr>
            <w:r w:rsidRPr="007D0B7C">
              <w:rPr>
                <w:b/>
                <w:bCs/>
                <w:lang w:eastAsia="ja-JP"/>
              </w:rPr>
              <w:t>Team Red</w:t>
            </w:r>
          </w:p>
        </w:tc>
        <w:tc>
          <w:tcPr>
            <w:tcW w:w="2337" w:type="dxa"/>
          </w:tcPr>
          <w:p w14:paraId="39DD4F4B" w14:textId="0A54CFC3" w:rsidR="007D0B7C" w:rsidRDefault="29177C6F" w:rsidP="007D0B7C">
            <w:pPr>
              <w:rPr>
                <w:b/>
                <w:bCs/>
                <w:lang w:eastAsia="ja-JP"/>
              </w:rPr>
            </w:pPr>
            <w:r w:rsidRPr="29177C6F">
              <w:rPr>
                <w:b/>
                <w:bCs/>
                <w:lang w:eastAsia="ja-JP"/>
              </w:rPr>
              <w:t>Last Updated By:</w:t>
            </w:r>
          </w:p>
        </w:tc>
        <w:tc>
          <w:tcPr>
            <w:tcW w:w="2337" w:type="dxa"/>
          </w:tcPr>
          <w:p w14:paraId="131CD590" w14:textId="74400DA3" w:rsidR="007D0B7C" w:rsidRDefault="76C0F24F" w:rsidP="007D0B7C">
            <w:pPr>
              <w:rPr>
                <w:b/>
                <w:bCs/>
                <w:lang w:eastAsia="ja-JP"/>
              </w:rPr>
            </w:pPr>
            <w:r w:rsidRPr="76C0F24F">
              <w:rPr>
                <w:b/>
                <w:bCs/>
                <w:lang w:eastAsia="ja-JP"/>
              </w:rPr>
              <w:t>Andrei Marinescu</w:t>
            </w:r>
          </w:p>
        </w:tc>
      </w:tr>
      <w:tr w:rsidR="007D0B7C" w14:paraId="3F090EE6" w14:textId="77777777" w:rsidTr="007D0B7C">
        <w:tc>
          <w:tcPr>
            <w:tcW w:w="2338" w:type="dxa"/>
          </w:tcPr>
          <w:p w14:paraId="32D6702D" w14:textId="77777777" w:rsidR="2665E852" w:rsidRDefault="2665E852" w:rsidP="007D0B7C">
            <w:pPr>
              <w:jc w:val="right"/>
              <w:rPr>
                <w:b/>
                <w:bCs/>
                <w:lang w:eastAsia="ja-JP"/>
              </w:rPr>
            </w:pPr>
            <w:r w:rsidRPr="007D0B7C">
              <w:rPr>
                <w:b/>
                <w:bCs/>
                <w:lang w:eastAsia="ja-JP"/>
              </w:rPr>
              <w:t>Date Created:</w:t>
            </w:r>
          </w:p>
        </w:tc>
        <w:tc>
          <w:tcPr>
            <w:tcW w:w="2338" w:type="dxa"/>
          </w:tcPr>
          <w:p w14:paraId="5234B072" w14:textId="3C3E8B3A" w:rsidR="60A2CE1D" w:rsidRDefault="60A2CE1D" w:rsidP="007D0B7C">
            <w:pPr>
              <w:rPr>
                <w:b/>
                <w:bCs/>
                <w:lang w:eastAsia="ja-JP"/>
              </w:rPr>
            </w:pPr>
            <w:r w:rsidRPr="22266C69">
              <w:rPr>
                <w:b/>
                <w:bCs/>
                <w:lang w:eastAsia="ja-JP"/>
              </w:rPr>
              <w:t>2022/03/05</w:t>
            </w:r>
          </w:p>
        </w:tc>
        <w:tc>
          <w:tcPr>
            <w:tcW w:w="2337" w:type="dxa"/>
          </w:tcPr>
          <w:p w14:paraId="7300898A" w14:textId="7A4BD48A" w:rsidR="007D0B7C" w:rsidRDefault="29177C6F" w:rsidP="007D0B7C">
            <w:pPr>
              <w:rPr>
                <w:b/>
                <w:bCs/>
                <w:lang w:eastAsia="ja-JP"/>
              </w:rPr>
            </w:pPr>
            <w:r w:rsidRPr="29177C6F">
              <w:rPr>
                <w:b/>
                <w:bCs/>
                <w:lang w:eastAsia="ja-JP"/>
              </w:rPr>
              <w:t>Last revised:</w:t>
            </w:r>
          </w:p>
        </w:tc>
        <w:tc>
          <w:tcPr>
            <w:tcW w:w="2337" w:type="dxa"/>
          </w:tcPr>
          <w:p w14:paraId="1A1A74A4" w14:textId="3B5AF953" w:rsidR="007D0B7C" w:rsidRDefault="76C0F24F" w:rsidP="007D0B7C">
            <w:pPr>
              <w:rPr>
                <w:b/>
                <w:bCs/>
                <w:lang w:eastAsia="ja-JP"/>
              </w:rPr>
            </w:pPr>
            <w:r w:rsidRPr="76C0F24F">
              <w:rPr>
                <w:b/>
                <w:bCs/>
                <w:lang w:eastAsia="ja-JP"/>
              </w:rPr>
              <w:t>2022/03/06</w:t>
            </w:r>
          </w:p>
        </w:tc>
      </w:tr>
      <w:tr w:rsidR="007D0B7C" w14:paraId="2D1FB332" w14:textId="77777777" w:rsidTr="007D0B7C">
        <w:tc>
          <w:tcPr>
            <w:tcW w:w="2338" w:type="dxa"/>
          </w:tcPr>
          <w:p w14:paraId="477FF911" w14:textId="77777777" w:rsidR="2665E852" w:rsidRDefault="2665E852" w:rsidP="007D0B7C">
            <w:pPr>
              <w:rPr>
                <w:b/>
                <w:bCs/>
                <w:lang w:eastAsia="ja-JP"/>
              </w:rPr>
            </w:pPr>
            <w:r w:rsidRPr="007D0B7C">
              <w:rPr>
                <w:b/>
                <w:bCs/>
                <w:lang w:eastAsia="ja-JP"/>
              </w:rPr>
              <w:t>Actors:</w:t>
            </w:r>
          </w:p>
        </w:tc>
        <w:tc>
          <w:tcPr>
            <w:tcW w:w="7012" w:type="dxa"/>
            <w:gridSpan w:val="3"/>
          </w:tcPr>
          <w:p w14:paraId="7458FC40" w14:textId="1D8139B6" w:rsidR="007D0B7C" w:rsidRDefault="012DCFBE" w:rsidP="007D0B7C">
            <w:pPr>
              <w:rPr>
                <w:b/>
                <w:bCs/>
                <w:lang w:eastAsia="ja-JP"/>
              </w:rPr>
            </w:pPr>
            <w:r w:rsidRPr="012DCFBE">
              <w:rPr>
                <w:b/>
                <w:bCs/>
                <w:lang w:eastAsia="ja-JP"/>
              </w:rPr>
              <w:t>Client</w:t>
            </w:r>
            <w:r w:rsidR="00471DA7">
              <w:rPr>
                <w:b/>
                <w:bCs/>
                <w:lang w:eastAsia="ja-JP"/>
              </w:rPr>
              <w:t xml:space="preserve"> </w:t>
            </w:r>
            <w:r w:rsidR="00D12437">
              <w:rPr>
                <w:b/>
                <w:bCs/>
                <w:lang w:eastAsia="ja-JP"/>
              </w:rPr>
              <w:t>(Primary)</w:t>
            </w:r>
          </w:p>
        </w:tc>
      </w:tr>
      <w:tr w:rsidR="007D0B7C" w14:paraId="22A97F06" w14:textId="77777777" w:rsidTr="007D0B7C">
        <w:tc>
          <w:tcPr>
            <w:tcW w:w="2338" w:type="dxa"/>
          </w:tcPr>
          <w:p w14:paraId="470A6435" w14:textId="77777777" w:rsidR="2665E852" w:rsidRDefault="2665E852" w:rsidP="007D0B7C">
            <w:pPr>
              <w:rPr>
                <w:b/>
                <w:bCs/>
                <w:lang w:eastAsia="ja-JP"/>
              </w:rPr>
            </w:pPr>
            <w:r w:rsidRPr="007D0B7C">
              <w:rPr>
                <w:b/>
                <w:bCs/>
                <w:lang w:eastAsia="ja-JP"/>
              </w:rPr>
              <w:t>Description:</w:t>
            </w:r>
          </w:p>
        </w:tc>
        <w:tc>
          <w:tcPr>
            <w:tcW w:w="7012" w:type="dxa"/>
            <w:gridSpan w:val="3"/>
          </w:tcPr>
          <w:p w14:paraId="173D933A" w14:textId="3CD67CE7" w:rsidR="007D0B7C" w:rsidRDefault="7A4D3140" w:rsidP="007D0B7C">
            <w:pPr>
              <w:rPr>
                <w:b/>
                <w:bCs/>
                <w:lang w:eastAsia="ja-JP"/>
              </w:rPr>
            </w:pPr>
            <w:r w:rsidRPr="7A4D3140">
              <w:rPr>
                <w:b/>
                <w:bCs/>
                <w:lang w:eastAsia="ja-JP"/>
              </w:rPr>
              <w:t>Confirm that an order is placed</w:t>
            </w:r>
          </w:p>
        </w:tc>
      </w:tr>
      <w:tr w:rsidR="007D0B7C" w14:paraId="79B3A7F1" w14:textId="77777777" w:rsidTr="007D0B7C">
        <w:tc>
          <w:tcPr>
            <w:tcW w:w="2338" w:type="dxa"/>
          </w:tcPr>
          <w:p w14:paraId="284EC172" w14:textId="77777777" w:rsidR="2665E852" w:rsidRDefault="2665E852" w:rsidP="007D0B7C">
            <w:pPr>
              <w:rPr>
                <w:b/>
                <w:bCs/>
                <w:lang w:eastAsia="ja-JP"/>
              </w:rPr>
            </w:pPr>
            <w:r w:rsidRPr="007D0B7C">
              <w:rPr>
                <w:b/>
                <w:bCs/>
                <w:lang w:eastAsia="ja-JP"/>
              </w:rPr>
              <w:t>Trigger:</w:t>
            </w:r>
          </w:p>
        </w:tc>
        <w:tc>
          <w:tcPr>
            <w:tcW w:w="7012" w:type="dxa"/>
            <w:gridSpan w:val="3"/>
          </w:tcPr>
          <w:p w14:paraId="26C5147A" w14:textId="415E8B85" w:rsidR="007D0B7C" w:rsidRDefault="16113E88" w:rsidP="007D0B7C">
            <w:pPr>
              <w:rPr>
                <w:b/>
                <w:bCs/>
                <w:lang w:eastAsia="ja-JP"/>
              </w:rPr>
            </w:pPr>
            <w:r w:rsidRPr="16113E88">
              <w:rPr>
                <w:b/>
                <w:bCs/>
                <w:lang w:eastAsia="ja-JP"/>
              </w:rPr>
              <w:t xml:space="preserve">Once the contact information is inserted and </w:t>
            </w:r>
            <w:r w:rsidR="5CB2D9E5" w:rsidRPr="5CB2D9E5">
              <w:rPr>
                <w:b/>
                <w:bCs/>
                <w:lang w:eastAsia="ja-JP"/>
              </w:rPr>
              <w:t>confirmed</w:t>
            </w:r>
          </w:p>
        </w:tc>
      </w:tr>
      <w:tr w:rsidR="007D0B7C" w14:paraId="02640ABF" w14:textId="77777777" w:rsidTr="007D0B7C">
        <w:tc>
          <w:tcPr>
            <w:tcW w:w="2338" w:type="dxa"/>
          </w:tcPr>
          <w:p w14:paraId="765FCF1E" w14:textId="77777777" w:rsidR="2665E852" w:rsidRDefault="2665E852" w:rsidP="007D0B7C">
            <w:pPr>
              <w:rPr>
                <w:b/>
                <w:bCs/>
                <w:lang w:eastAsia="ja-JP"/>
              </w:rPr>
            </w:pPr>
            <w:r w:rsidRPr="007D0B7C">
              <w:rPr>
                <w:b/>
                <w:bCs/>
                <w:lang w:eastAsia="ja-JP"/>
              </w:rPr>
              <w:t>Preconditions:</w:t>
            </w:r>
          </w:p>
        </w:tc>
        <w:tc>
          <w:tcPr>
            <w:tcW w:w="7012" w:type="dxa"/>
            <w:gridSpan w:val="3"/>
          </w:tcPr>
          <w:p w14:paraId="2C890C46" w14:textId="08819833" w:rsidR="007D0B7C" w:rsidRDefault="0C613FCC" w:rsidP="007D0B7C">
            <w:pPr>
              <w:rPr>
                <w:b/>
                <w:bCs/>
                <w:lang w:eastAsia="ja-JP"/>
              </w:rPr>
            </w:pPr>
            <w:r w:rsidRPr="0C613FCC">
              <w:rPr>
                <w:b/>
                <w:bCs/>
                <w:lang w:eastAsia="ja-JP"/>
              </w:rPr>
              <w:t>If client filled up the address section</w:t>
            </w:r>
          </w:p>
        </w:tc>
      </w:tr>
      <w:tr w:rsidR="007D0B7C" w14:paraId="096422DF" w14:textId="77777777" w:rsidTr="007D0B7C">
        <w:tc>
          <w:tcPr>
            <w:tcW w:w="2338" w:type="dxa"/>
          </w:tcPr>
          <w:p w14:paraId="31E31C6E" w14:textId="77777777" w:rsidR="2665E852" w:rsidRDefault="2665E852" w:rsidP="007D0B7C">
            <w:pPr>
              <w:rPr>
                <w:b/>
                <w:bCs/>
                <w:lang w:eastAsia="ja-JP"/>
              </w:rPr>
            </w:pPr>
            <w:r w:rsidRPr="007D0B7C">
              <w:rPr>
                <w:b/>
                <w:bCs/>
                <w:lang w:eastAsia="ja-JP"/>
              </w:rPr>
              <w:t>Postconditions:</w:t>
            </w:r>
          </w:p>
        </w:tc>
        <w:tc>
          <w:tcPr>
            <w:tcW w:w="7012" w:type="dxa"/>
            <w:gridSpan w:val="3"/>
          </w:tcPr>
          <w:p w14:paraId="71B39749" w14:textId="3B6553F2" w:rsidR="007D0B7C" w:rsidRDefault="1AA05034" w:rsidP="007D0B7C">
            <w:pPr>
              <w:rPr>
                <w:b/>
                <w:bCs/>
                <w:lang w:eastAsia="ja-JP"/>
              </w:rPr>
            </w:pPr>
            <w:r w:rsidRPr="1AA05034">
              <w:rPr>
                <w:b/>
                <w:bCs/>
                <w:lang w:eastAsia="ja-JP"/>
              </w:rPr>
              <w:t xml:space="preserve">Client will go to the main page </w:t>
            </w:r>
            <w:r w:rsidR="469D018B" w:rsidRPr="469D018B">
              <w:rPr>
                <w:b/>
                <w:bCs/>
                <w:lang w:eastAsia="ja-JP"/>
              </w:rPr>
              <w:t>of the application</w:t>
            </w:r>
          </w:p>
        </w:tc>
      </w:tr>
      <w:tr w:rsidR="007D0B7C" w14:paraId="0A014F7B" w14:textId="77777777" w:rsidTr="007D0B7C">
        <w:tc>
          <w:tcPr>
            <w:tcW w:w="2338" w:type="dxa"/>
          </w:tcPr>
          <w:p w14:paraId="7B97098D" w14:textId="77777777" w:rsidR="2665E852" w:rsidRDefault="2665E852" w:rsidP="007D0B7C">
            <w:pPr>
              <w:rPr>
                <w:b/>
                <w:bCs/>
                <w:lang w:eastAsia="ja-JP"/>
              </w:rPr>
            </w:pPr>
            <w:r w:rsidRPr="007D0B7C">
              <w:rPr>
                <w:b/>
                <w:bCs/>
                <w:lang w:eastAsia="ja-JP"/>
              </w:rPr>
              <w:t>Normal Flow:</w:t>
            </w:r>
          </w:p>
        </w:tc>
        <w:tc>
          <w:tcPr>
            <w:tcW w:w="7012" w:type="dxa"/>
            <w:gridSpan w:val="3"/>
          </w:tcPr>
          <w:p w14:paraId="6D424588" w14:textId="530ED41C" w:rsidR="56657792" w:rsidRDefault="329FA6B2" w:rsidP="364A4309">
            <w:pPr>
              <w:pStyle w:val="ListParagraph"/>
              <w:numPr>
                <w:ilvl w:val="0"/>
                <w:numId w:val="35"/>
              </w:numPr>
              <w:rPr>
                <w:rFonts w:eastAsiaTheme="minorEastAsia"/>
                <w:b/>
                <w:bCs/>
                <w:lang w:eastAsia="ja-JP"/>
              </w:rPr>
            </w:pPr>
            <w:r w:rsidRPr="329FA6B2">
              <w:rPr>
                <w:b/>
                <w:bCs/>
                <w:lang w:eastAsia="ja-JP"/>
              </w:rPr>
              <w:t xml:space="preserve">Client reads </w:t>
            </w:r>
            <w:r w:rsidR="7FD2C866" w:rsidRPr="7FD2C866">
              <w:rPr>
                <w:b/>
                <w:bCs/>
                <w:lang w:eastAsia="ja-JP"/>
              </w:rPr>
              <w:t xml:space="preserve">the </w:t>
            </w:r>
            <w:r w:rsidR="56657792" w:rsidRPr="56657792">
              <w:rPr>
                <w:b/>
                <w:bCs/>
                <w:lang w:eastAsia="ja-JP"/>
              </w:rPr>
              <w:t>booking information</w:t>
            </w:r>
          </w:p>
          <w:p w14:paraId="229F77C6" w14:textId="666D208E" w:rsidR="007D0B7C" w:rsidRDefault="56657792" w:rsidP="364A4309">
            <w:pPr>
              <w:pStyle w:val="ListParagraph"/>
              <w:numPr>
                <w:ilvl w:val="0"/>
                <w:numId w:val="35"/>
              </w:numPr>
              <w:rPr>
                <w:b/>
                <w:lang w:eastAsia="ja-JP"/>
              </w:rPr>
            </w:pPr>
            <w:r w:rsidRPr="56657792">
              <w:rPr>
                <w:b/>
                <w:bCs/>
                <w:lang w:eastAsia="ja-JP"/>
              </w:rPr>
              <w:t>Confirmation of booking</w:t>
            </w:r>
          </w:p>
        </w:tc>
      </w:tr>
      <w:tr w:rsidR="007D0B7C" w14:paraId="123F7FEA" w14:textId="77777777" w:rsidTr="007D0B7C">
        <w:tc>
          <w:tcPr>
            <w:tcW w:w="2338" w:type="dxa"/>
          </w:tcPr>
          <w:p w14:paraId="77D127D0" w14:textId="77777777" w:rsidR="2665E852" w:rsidRDefault="2665E852" w:rsidP="007D0B7C">
            <w:pPr>
              <w:rPr>
                <w:b/>
                <w:bCs/>
                <w:lang w:eastAsia="ja-JP"/>
              </w:rPr>
            </w:pPr>
            <w:r w:rsidRPr="007D0B7C">
              <w:rPr>
                <w:b/>
                <w:bCs/>
                <w:lang w:eastAsia="ja-JP"/>
              </w:rPr>
              <w:t>Alternative Flow:</w:t>
            </w:r>
          </w:p>
        </w:tc>
        <w:tc>
          <w:tcPr>
            <w:tcW w:w="7012" w:type="dxa"/>
            <w:gridSpan w:val="3"/>
          </w:tcPr>
          <w:p w14:paraId="19F4F0E0" w14:textId="6F2E1F48" w:rsidR="007D0B7C" w:rsidRDefault="2059A277" w:rsidP="007D0B7C">
            <w:pPr>
              <w:rPr>
                <w:b/>
                <w:bCs/>
                <w:lang w:eastAsia="ja-JP"/>
              </w:rPr>
            </w:pPr>
            <w:r w:rsidRPr="2059A277">
              <w:rPr>
                <w:b/>
                <w:bCs/>
                <w:lang w:eastAsia="ja-JP"/>
              </w:rPr>
              <w:t>Follow steps 1-</w:t>
            </w:r>
            <w:r w:rsidR="61278AA7" w:rsidRPr="61278AA7">
              <w:rPr>
                <w:b/>
                <w:bCs/>
                <w:lang w:eastAsia="ja-JP"/>
              </w:rPr>
              <w:t>2</w:t>
            </w:r>
            <w:r w:rsidRPr="2059A277">
              <w:rPr>
                <w:b/>
                <w:bCs/>
                <w:lang w:eastAsia="ja-JP"/>
              </w:rPr>
              <w:t xml:space="preserve"> from normal flow</w:t>
            </w:r>
          </w:p>
        </w:tc>
      </w:tr>
      <w:tr w:rsidR="007D0B7C" w14:paraId="49833968" w14:textId="77777777" w:rsidTr="007D0B7C">
        <w:tc>
          <w:tcPr>
            <w:tcW w:w="2338" w:type="dxa"/>
          </w:tcPr>
          <w:p w14:paraId="7CBCD452" w14:textId="77777777" w:rsidR="2665E852" w:rsidRDefault="2665E852" w:rsidP="007D0B7C">
            <w:pPr>
              <w:rPr>
                <w:b/>
                <w:bCs/>
                <w:lang w:eastAsia="ja-JP"/>
              </w:rPr>
            </w:pPr>
            <w:r w:rsidRPr="007D0B7C">
              <w:rPr>
                <w:b/>
                <w:bCs/>
                <w:lang w:eastAsia="ja-JP"/>
              </w:rPr>
              <w:t>Exceptions:</w:t>
            </w:r>
          </w:p>
        </w:tc>
        <w:tc>
          <w:tcPr>
            <w:tcW w:w="7012" w:type="dxa"/>
            <w:gridSpan w:val="3"/>
          </w:tcPr>
          <w:p w14:paraId="1B2C6789" w14:textId="32AF188B" w:rsidR="007D0B7C" w:rsidRDefault="6D114E9D" w:rsidP="007D0B7C">
            <w:pPr>
              <w:rPr>
                <w:b/>
                <w:bCs/>
                <w:lang w:eastAsia="ja-JP"/>
              </w:rPr>
            </w:pPr>
            <w:r w:rsidRPr="6D114E9D">
              <w:rPr>
                <w:b/>
                <w:bCs/>
                <w:lang w:eastAsia="ja-JP"/>
              </w:rPr>
              <w:t>If</w:t>
            </w:r>
            <w:r w:rsidR="0B24EF7D" w:rsidRPr="0B24EF7D">
              <w:rPr>
                <w:b/>
                <w:bCs/>
                <w:lang w:eastAsia="ja-JP"/>
              </w:rPr>
              <w:t xml:space="preserve"> the</w:t>
            </w:r>
            <w:r w:rsidRPr="6D114E9D">
              <w:rPr>
                <w:b/>
                <w:bCs/>
                <w:lang w:eastAsia="ja-JP"/>
              </w:rPr>
              <w:t xml:space="preserve"> client is not content with the order, he can go back to </w:t>
            </w:r>
            <w:r w:rsidR="0B24EF7D" w:rsidRPr="0B24EF7D">
              <w:rPr>
                <w:b/>
                <w:bCs/>
                <w:lang w:eastAsia="ja-JP"/>
              </w:rPr>
              <w:t xml:space="preserve">the </w:t>
            </w:r>
            <w:r w:rsidRPr="6D114E9D">
              <w:rPr>
                <w:b/>
                <w:bCs/>
                <w:lang w:eastAsia="ja-JP"/>
              </w:rPr>
              <w:t xml:space="preserve">main page without </w:t>
            </w:r>
            <w:r w:rsidR="78CE47E2" w:rsidRPr="78CE47E2">
              <w:rPr>
                <w:b/>
                <w:bCs/>
                <w:lang w:eastAsia="ja-JP"/>
              </w:rPr>
              <w:t xml:space="preserve">confirming </w:t>
            </w:r>
            <w:r w:rsidR="07B27061" w:rsidRPr="07B27061">
              <w:rPr>
                <w:b/>
                <w:bCs/>
                <w:lang w:eastAsia="ja-JP"/>
              </w:rPr>
              <w:t xml:space="preserve">the </w:t>
            </w:r>
            <w:r w:rsidR="78CE47E2" w:rsidRPr="78CE47E2">
              <w:rPr>
                <w:b/>
                <w:bCs/>
                <w:lang w:eastAsia="ja-JP"/>
              </w:rPr>
              <w:t>order.</w:t>
            </w:r>
          </w:p>
        </w:tc>
      </w:tr>
      <w:tr w:rsidR="007D0B7C" w14:paraId="7DD6D041" w14:textId="77777777" w:rsidTr="007D0B7C">
        <w:tc>
          <w:tcPr>
            <w:tcW w:w="2338" w:type="dxa"/>
          </w:tcPr>
          <w:p w14:paraId="57202179" w14:textId="77777777" w:rsidR="2665E852" w:rsidRDefault="2665E852" w:rsidP="007D0B7C">
            <w:pPr>
              <w:rPr>
                <w:b/>
                <w:bCs/>
                <w:lang w:eastAsia="ja-JP"/>
              </w:rPr>
            </w:pPr>
            <w:r w:rsidRPr="007D0B7C">
              <w:rPr>
                <w:b/>
                <w:bCs/>
                <w:lang w:eastAsia="ja-JP"/>
              </w:rPr>
              <w:t>Includes:</w:t>
            </w:r>
          </w:p>
        </w:tc>
        <w:tc>
          <w:tcPr>
            <w:tcW w:w="7012" w:type="dxa"/>
            <w:gridSpan w:val="3"/>
          </w:tcPr>
          <w:p w14:paraId="26F945BD" w14:textId="21567DAF" w:rsidR="007D0B7C" w:rsidRDefault="07B27061" w:rsidP="007D0B7C">
            <w:pPr>
              <w:rPr>
                <w:b/>
                <w:bCs/>
                <w:lang w:eastAsia="ja-JP"/>
              </w:rPr>
            </w:pPr>
            <w:r w:rsidRPr="07B27061">
              <w:rPr>
                <w:b/>
                <w:bCs/>
                <w:lang w:eastAsia="ja-JP"/>
              </w:rPr>
              <w:t>UC-MS</w:t>
            </w:r>
          </w:p>
        </w:tc>
      </w:tr>
      <w:tr w:rsidR="007D0B7C" w14:paraId="6A4D7EB9" w14:textId="77777777" w:rsidTr="007D0B7C">
        <w:tc>
          <w:tcPr>
            <w:tcW w:w="2338" w:type="dxa"/>
          </w:tcPr>
          <w:p w14:paraId="237D0E9E" w14:textId="77777777" w:rsidR="2665E852" w:rsidRDefault="2665E852" w:rsidP="007D0B7C">
            <w:pPr>
              <w:rPr>
                <w:b/>
                <w:bCs/>
                <w:lang w:eastAsia="ja-JP"/>
              </w:rPr>
            </w:pPr>
            <w:r w:rsidRPr="007D0B7C">
              <w:rPr>
                <w:b/>
                <w:bCs/>
                <w:lang w:eastAsia="ja-JP"/>
              </w:rPr>
              <w:t>Frequency of Use:</w:t>
            </w:r>
          </w:p>
        </w:tc>
        <w:tc>
          <w:tcPr>
            <w:tcW w:w="7012" w:type="dxa"/>
            <w:gridSpan w:val="3"/>
          </w:tcPr>
          <w:p w14:paraId="1A97F85D" w14:textId="659C2695" w:rsidR="007D0B7C" w:rsidRDefault="1D610457" w:rsidP="007D0B7C">
            <w:pPr>
              <w:rPr>
                <w:b/>
                <w:bCs/>
                <w:lang w:eastAsia="ja-JP"/>
              </w:rPr>
            </w:pPr>
            <w:r w:rsidRPr="1D610457">
              <w:rPr>
                <w:b/>
                <w:bCs/>
                <w:lang w:eastAsia="ja-JP"/>
              </w:rPr>
              <w:t xml:space="preserve">Whenever an order is </w:t>
            </w:r>
            <w:r w:rsidR="3E13DFCA" w:rsidRPr="3E13DFCA">
              <w:rPr>
                <w:b/>
                <w:bCs/>
                <w:lang w:eastAsia="ja-JP"/>
              </w:rPr>
              <w:t>processed</w:t>
            </w:r>
          </w:p>
        </w:tc>
      </w:tr>
      <w:tr w:rsidR="007D0B7C" w14:paraId="3BC533E6" w14:textId="77777777" w:rsidTr="007D0B7C">
        <w:tc>
          <w:tcPr>
            <w:tcW w:w="2338" w:type="dxa"/>
          </w:tcPr>
          <w:p w14:paraId="0B7E74E0" w14:textId="77777777" w:rsidR="2665E852" w:rsidRDefault="2665E852" w:rsidP="007D0B7C">
            <w:pPr>
              <w:rPr>
                <w:b/>
                <w:bCs/>
                <w:lang w:eastAsia="ja-JP"/>
              </w:rPr>
            </w:pPr>
            <w:r w:rsidRPr="007D0B7C">
              <w:rPr>
                <w:b/>
                <w:bCs/>
                <w:lang w:eastAsia="ja-JP"/>
              </w:rPr>
              <w:t>Special Requirements:</w:t>
            </w:r>
          </w:p>
        </w:tc>
        <w:tc>
          <w:tcPr>
            <w:tcW w:w="7012" w:type="dxa"/>
            <w:gridSpan w:val="3"/>
          </w:tcPr>
          <w:p w14:paraId="560AEB35" w14:textId="7C6D2D45" w:rsidR="007D0B7C" w:rsidRDefault="2C170063" w:rsidP="007D0B7C">
            <w:pPr>
              <w:rPr>
                <w:b/>
                <w:bCs/>
                <w:lang w:eastAsia="ja-JP"/>
              </w:rPr>
            </w:pPr>
            <w:r w:rsidRPr="2C170063">
              <w:rPr>
                <w:b/>
                <w:bCs/>
                <w:lang w:eastAsia="ja-JP"/>
              </w:rPr>
              <w:t>Not applicable</w:t>
            </w:r>
          </w:p>
        </w:tc>
      </w:tr>
      <w:tr w:rsidR="007D0B7C" w14:paraId="7D2A973A" w14:textId="77777777" w:rsidTr="007D0B7C">
        <w:tc>
          <w:tcPr>
            <w:tcW w:w="2338" w:type="dxa"/>
          </w:tcPr>
          <w:p w14:paraId="3D47ED91" w14:textId="77777777" w:rsidR="2665E852" w:rsidRDefault="2665E852" w:rsidP="007D0B7C">
            <w:pPr>
              <w:rPr>
                <w:b/>
                <w:bCs/>
                <w:lang w:eastAsia="ja-JP"/>
              </w:rPr>
            </w:pPr>
            <w:r w:rsidRPr="007D0B7C">
              <w:rPr>
                <w:b/>
                <w:bCs/>
                <w:lang w:eastAsia="ja-JP"/>
              </w:rPr>
              <w:t>Assumptions:</w:t>
            </w:r>
          </w:p>
        </w:tc>
        <w:tc>
          <w:tcPr>
            <w:tcW w:w="7012" w:type="dxa"/>
            <w:gridSpan w:val="3"/>
          </w:tcPr>
          <w:p w14:paraId="4FC710B5" w14:textId="210674C7" w:rsidR="007D0B7C" w:rsidRDefault="75A45527" w:rsidP="007D0B7C">
            <w:pPr>
              <w:rPr>
                <w:b/>
                <w:bCs/>
                <w:lang w:eastAsia="ja-JP"/>
              </w:rPr>
            </w:pPr>
            <w:r w:rsidRPr="75A45527">
              <w:rPr>
                <w:b/>
                <w:bCs/>
                <w:lang w:eastAsia="ja-JP"/>
              </w:rPr>
              <w:t>If client is certain of her order to confirm it</w:t>
            </w:r>
          </w:p>
        </w:tc>
      </w:tr>
      <w:tr w:rsidR="007D0B7C" w14:paraId="57B39854" w14:textId="77777777" w:rsidTr="007D0B7C">
        <w:tc>
          <w:tcPr>
            <w:tcW w:w="2338" w:type="dxa"/>
          </w:tcPr>
          <w:p w14:paraId="727BFCF9" w14:textId="77777777" w:rsidR="2665E852" w:rsidRDefault="2665E852" w:rsidP="007D0B7C">
            <w:pPr>
              <w:rPr>
                <w:b/>
                <w:bCs/>
                <w:lang w:eastAsia="ja-JP"/>
              </w:rPr>
            </w:pPr>
            <w:r w:rsidRPr="007D0B7C">
              <w:rPr>
                <w:b/>
                <w:bCs/>
                <w:lang w:eastAsia="ja-JP"/>
              </w:rPr>
              <w:t>Notes and Issues:</w:t>
            </w:r>
          </w:p>
        </w:tc>
        <w:tc>
          <w:tcPr>
            <w:tcW w:w="7012" w:type="dxa"/>
            <w:gridSpan w:val="3"/>
          </w:tcPr>
          <w:p w14:paraId="5C44E4AD" w14:textId="42A8F4D4" w:rsidR="007D0B7C" w:rsidRDefault="1D7FEE30" w:rsidP="007D0B7C">
            <w:pPr>
              <w:rPr>
                <w:b/>
                <w:bCs/>
                <w:lang w:eastAsia="ja-JP"/>
              </w:rPr>
            </w:pPr>
            <w:r w:rsidRPr="1D7FEE30">
              <w:rPr>
                <w:b/>
                <w:bCs/>
                <w:lang w:eastAsia="ja-JP"/>
              </w:rPr>
              <w:t>Not applicable</w:t>
            </w:r>
          </w:p>
        </w:tc>
      </w:tr>
    </w:tbl>
    <w:p w14:paraId="206222CE" w14:textId="3818F250" w:rsidR="56BCE2E0" w:rsidRDefault="56BCE2E0" w:rsidP="56BCE2E0">
      <w:pPr>
        <w:rPr>
          <w:sz w:val="24"/>
          <w:szCs w:val="24"/>
        </w:rPr>
      </w:pPr>
    </w:p>
    <w:p w14:paraId="12333968" w14:textId="47F3024A" w:rsidR="00B42077" w:rsidRDefault="00B42077">
      <w:pPr>
        <w:rPr>
          <w:sz w:val="24"/>
        </w:rPr>
      </w:pPr>
      <w:r>
        <w:rPr>
          <w:sz w:val="24"/>
        </w:rPr>
        <w:br w:type="page"/>
      </w:r>
    </w:p>
    <w:p w14:paraId="2A6AD2FE" w14:textId="4145CF8C" w:rsidR="00F86F84" w:rsidRDefault="00556411" w:rsidP="006154CB">
      <w:pPr>
        <w:pStyle w:val="Heading1"/>
        <w:keepNext w:val="0"/>
        <w:keepLines w:val="0"/>
        <w:pageBreakBefore/>
        <w:spacing w:before="480" w:after="120" w:line="480" w:lineRule="auto"/>
        <w:contextualSpacing/>
        <w:rPr>
          <w:rFonts w:ascii="Times New Roman" w:hAnsi="Times New Roman" w:cs="Times New Roman"/>
          <w:b/>
          <w:caps/>
          <w:color w:val="000000" w:themeColor="text1"/>
          <w:sz w:val="28"/>
          <w:szCs w:val="28"/>
          <w:lang w:eastAsia="ja-JP"/>
        </w:rPr>
      </w:pPr>
      <w:bookmarkStart w:id="11" w:name="_Toc97480252"/>
      <w:bookmarkStart w:id="12" w:name="_Toc97642114"/>
      <w:r w:rsidRPr="00556411">
        <w:rPr>
          <w:noProof/>
          <w:lang w:eastAsia="ja-JP"/>
        </w:rPr>
        <w:lastRenderedPageBreak/>
        <w:drawing>
          <wp:anchor distT="0" distB="0" distL="114300" distR="114300" simplePos="0" relativeHeight="251661312" behindDoc="0" locked="0" layoutInCell="1" allowOverlap="1" wp14:anchorId="1C157187" wp14:editId="0663C23B">
            <wp:simplePos x="0" y="0"/>
            <wp:positionH relativeFrom="column">
              <wp:posOffset>-448945</wp:posOffset>
            </wp:positionH>
            <wp:positionV relativeFrom="paragraph">
              <wp:posOffset>482600</wp:posOffset>
            </wp:positionV>
            <wp:extent cx="6724015" cy="5088890"/>
            <wp:effectExtent l="0" t="0" r="63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724015" cy="5088890"/>
                    </a:xfrm>
                    <a:prstGeom prst="rect">
                      <a:avLst/>
                    </a:prstGeom>
                  </pic:spPr>
                </pic:pic>
              </a:graphicData>
            </a:graphic>
            <wp14:sizeRelH relativeFrom="margin">
              <wp14:pctWidth>0</wp14:pctWidth>
            </wp14:sizeRelH>
            <wp14:sizeRelV relativeFrom="margin">
              <wp14:pctHeight>0</wp14:pctHeight>
            </wp14:sizeRelV>
          </wp:anchor>
        </w:drawing>
      </w:r>
      <w:r w:rsidR="00F86F84" w:rsidRPr="00F86F84">
        <w:rPr>
          <w:rFonts w:ascii="Times New Roman" w:hAnsi="Times New Roman" w:cs="Times New Roman"/>
          <w:b/>
          <w:caps/>
          <w:color w:val="000000" w:themeColor="text1"/>
          <w:sz w:val="28"/>
          <w:szCs w:val="28"/>
          <w:lang w:eastAsia="ja-JP"/>
        </w:rPr>
        <w:t>Appendix 3 – UML diagrams</w:t>
      </w:r>
      <w:bookmarkEnd w:id="11"/>
      <w:bookmarkEnd w:id="12"/>
    </w:p>
    <w:p w14:paraId="4867BE11" w14:textId="77777777" w:rsidR="001752F7" w:rsidRPr="001752F7" w:rsidRDefault="001752F7" w:rsidP="001752F7">
      <w:pPr>
        <w:rPr>
          <w:lang w:eastAsia="ja-JP"/>
        </w:rPr>
      </w:pPr>
    </w:p>
    <w:p w14:paraId="7184D44A" w14:textId="74E5D466" w:rsidR="00777F1A" w:rsidRDefault="001752F7" w:rsidP="00777F1A">
      <w:pPr>
        <w:rPr>
          <w:lang w:eastAsia="ja-JP"/>
        </w:rPr>
      </w:pPr>
      <w:r w:rsidRPr="001752F7">
        <w:rPr>
          <w:rFonts w:ascii="Times New Roman" w:hAnsi="Times New Roman" w:cs="Times New Roman"/>
          <w:b/>
          <w:bCs/>
          <w:caps/>
          <w:noProof/>
          <w:color w:val="000000" w:themeColor="text1"/>
          <w:sz w:val="28"/>
          <w:szCs w:val="28"/>
          <w:lang w:eastAsia="ja-JP"/>
        </w:rPr>
        <w:lastRenderedPageBreak/>
        <w:drawing>
          <wp:inline distT="0" distB="0" distL="0" distR="0" wp14:anchorId="301231D6" wp14:editId="6249ABBB">
            <wp:extent cx="6553200" cy="51508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59203" cy="5155561"/>
                    </a:xfrm>
                    <a:prstGeom prst="rect">
                      <a:avLst/>
                    </a:prstGeom>
                  </pic:spPr>
                </pic:pic>
              </a:graphicData>
            </a:graphic>
          </wp:inline>
        </w:drawing>
      </w:r>
    </w:p>
    <w:p w14:paraId="5DA68CD7" w14:textId="77777777" w:rsidR="00777F1A" w:rsidRDefault="00777F1A">
      <w:pPr>
        <w:rPr>
          <w:sz w:val="24"/>
        </w:rPr>
      </w:pPr>
      <w:r>
        <w:rPr>
          <w:sz w:val="24"/>
        </w:rPr>
        <w:br w:type="page"/>
      </w:r>
    </w:p>
    <w:p w14:paraId="07956406" w14:textId="1FE261CA" w:rsidR="00777F1A" w:rsidRDefault="00777F1A" w:rsidP="00777F1A">
      <w:pPr>
        <w:pStyle w:val="Heading1"/>
        <w:keepNext w:val="0"/>
        <w:keepLines w:val="0"/>
        <w:pageBreakBefore/>
        <w:spacing w:before="480" w:after="120" w:line="480" w:lineRule="auto"/>
        <w:contextualSpacing/>
        <w:rPr>
          <w:rFonts w:ascii="Times New Roman" w:hAnsi="Times New Roman" w:cs="Times New Roman"/>
          <w:b/>
          <w:caps/>
          <w:color w:val="000000" w:themeColor="text1"/>
          <w:sz w:val="28"/>
          <w:szCs w:val="28"/>
          <w:lang w:eastAsia="ja-JP"/>
        </w:rPr>
      </w:pPr>
      <w:bookmarkStart w:id="13" w:name="_Toc97480253"/>
      <w:bookmarkStart w:id="14" w:name="_Toc97642115"/>
      <w:r w:rsidRPr="00777F1A">
        <w:rPr>
          <w:rFonts w:ascii="Times New Roman" w:hAnsi="Times New Roman" w:cs="Times New Roman"/>
          <w:b/>
          <w:caps/>
          <w:color w:val="000000" w:themeColor="text1"/>
          <w:sz w:val="28"/>
          <w:szCs w:val="28"/>
          <w:lang w:eastAsia="ja-JP"/>
        </w:rPr>
        <w:lastRenderedPageBreak/>
        <w:t>Appendix 4 – class diagram</w:t>
      </w:r>
      <w:bookmarkEnd w:id="13"/>
      <w:bookmarkEnd w:id="14"/>
    </w:p>
    <w:p w14:paraId="290AE135" w14:textId="48E84237" w:rsidR="00777F1A" w:rsidRDefault="00606026" w:rsidP="00777F1A">
      <w:pPr>
        <w:rPr>
          <w:lang w:eastAsia="ja-JP"/>
        </w:rPr>
      </w:pPr>
      <w:r w:rsidRPr="00606026">
        <w:rPr>
          <w:noProof/>
          <w:lang w:eastAsia="ja-JP"/>
        </w:rPr>
        <w:drawing>
          <wp:inline distT="0" distB="0" distL="0" distR="0" wp14:anchorId="11410C81" wp14:editId="61439DF1">
            <wp:extent cx="5943600" cy="5096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096510"/>
                    </a:xfrm>
                    <a:prstGeom prst="rect">
                      <a:avLst/>
                    </a:prstGeom>
                  </pic:spPr>
                </pic:pic>
              </a:graphicData>
            </a:graphic>
          </wp:inline>
        </w:drawing>
      </w:r>
    </w:p>
    <w:p w14:paraId="783B2771" w14:textId="77777777" w:rsidR="002758FF" w:rsidRDefault="002758FF" w:rsidP="00777F1A">
      <w:pPr>
        <w:rPr>
          <w:lang w:eastAsia="ja-JP"/>
        </w:rPr>
      </w:pPr>
    </w:p>
    <w:p w14:paraId="11B880D9" w14:textId="191CA822" w:rsidR="002758FF" w:rsidRDefault="002758FF">
      <w:pPr>
        <w:rPr>
          <w:lang w:eastAsia="ja-JP"/>
        </w:rPr>
      </w:pPr>
      <w:r>
        <w:rPr>
          <w:lang w:eastAsia="ja-JP"/>
        </w:rPr>
        <w:br w:type="page"/>
      </w:r>
    </w:p>
    <w:p w14:paraId="529A6980" w14:textId="6897890E" w:rsidR="00A323CB" w:rsidRPr="00A323CB" w:rsidRDefault="002758FF" w:rsidP="00A323CB">
      <w:pPr>
        <w:pStyle w:val="Heading1"/>
        <w:keepNext w:val="0"/>
        <w:keepLines w:val="0"/>
        <w:pageBreakBefore/>
        <w:spacing w:before="480" w:after="120" w:line="480" w:lineRule="auto"/>
        <w:contextualSpacing/>
        <w:rPr>
          <w:rFonts w:ascii="Times New Roman" w:hAnsi="Times New Roman" w:cs="Times New Roman"/>
          <w:b/>
          <w:caps/>
          <w:color w:val="000000" w:themeColor="text1"/>
          <w:sz w:val="28"/>
          <w:szCs w:val="28"/>
          <w:lang w:eastAsia="ja-JP"/>
        </w:rPr>
      </w:pPr>
      <w:bookmarkStart w:id="15" w:name="_Toc97642116"/>
      <w:r w:rsidRPr="002758FF">
        <w:rPr>
          <w:rFonts w:ascii="Times New Roman" w:hAnsi="Times New Roman" w:cs="Times New Roman"/>
          <w:b/>
          <w:caps/>
          <w:color w:val="000000" w:themeColor="text1"/>
          <w:sz w:val="28"/>
          <w:szCs w:val="28"/>
          <w:lang w:eastAsia="ja-JP"/>
        </w:rPr>
        <w:lastRenderedPageBreak/>
        <w:t>Appendix 6 – Copies of forms</w:t>
      </w:r>
      <w:bookmarkEnd w:id="15"/>
    </w:p>
    <w:p w14:paraId="08CE2F84" w14:textId="77777777" w:rsidR="00A323CB" w:rsidRPr="00A323CB" w:rsidRDefault="00A323CB" w:rsidP="00A323CB">
      <w:pPr>
        <w:rPr>
          <w:lang w:eastAsia="ja-JP"/>
        </w:rPr>
      </w:pPr>
      <w:r w:rsidRPr="00A323CB">
        <w:rPr>
          <w:b/>
          <w:bCs/>
          <w:lang w:eastAsia="ja-JP"/>
        </w:rPr>
        <w:t xml:space="preserve">1. Why do you want a new web application for your business? </w:t>
      </w:r>
    </w:p>
    <w:p w14:paraId="69019086" w14:textId="77777777" w:rsidR="00A323CB" w:rsidRPr="00A323CB" w:rsidRDefault="00A323CB" w:rsidP="00A323CB">
      <w:pPr>
        <w:rPr>
          <w:lang w:eastAsia="ja-JP"/>
        </w:rPr>
      </w:pPr>
      <w:r w:rsidRPr="00A323CB">
        <w:rPr>
          <w:lang w:eastAsia="ja-JP"/>
        </w:rPr>
        <w:t xml:space="preserve">I believe that by having the business online, booking estimates which eventually leads to the signature of contracts can be simplified and done through the site in a much more efficient manner. </w:t>
      </w:r>
    </w:p>
    <w:p w14:paraId="49250F41" w14:textId="77777777" w:rsidR="00A323CB" w:rsidRDefault="00A323CB" w:rsidP="00A323CB">
      <w:pPr>
        <w:rPr>
          <w:b/>
          <w:bCs/>
          <w:lang w:eastAsia="ja-JP"/>
        </w:rPr>
      </w:pPr>
    </w:p>
    <w:p w14:paraId="67FA2C2D" w14:textId="3F5F6150" w:rsidR="00A323CB" w:rsidRPr="00A323CB" w:rsidRDefault="00A323CB" w:rsidP="00A323CB">
      <w:pPr>
        <w:rPr>
          <w:lang w:eastAsia="ja-JP"/>
        </w:rPr>
      </w:pPr>
      <w:r w:rsidRPr="00A323CB">
        <w:rPr>
          <w:b/>
          <w:bCs/>
          <w:lang w:eastAsia="ja-JP"/>
        </w:rPr>
        <w:t xml:space="preserve">2. Describe your business in a few sentences. </w:t>
      </w:r>
    </w:p>
    <w:p w14:paraId="037DB981" w14:textId="77777777" w:rsidR="00A323CB" w:rsidRPr="00A323CB" w:rsidRDefault="00A323CB" w:rsidP="00A323CB">
      <w:pPr>
        <w:rPr>
          <w:lang w:eastAsia="ja-JP"/>
        </w:rPr>
      </w:pPr>
      <w:r w:rsidRPr="00A323CB">
        <w:rPr>
          <w:lang w:eastAsia="ja-JP"/>
        </w:rPr>
        <w:t xml:space="preserve">My company’s main source of revenue comes from a service which we provide. Our main services include Painting, Staining and Sanding. </w:t>
      </w:r>
    </w:p>
    <w:p w14:paraId="4AEE1306" w14:textId="77777777" w:rsidR="00A323CB" w:rsidRDefault="00A323CB" w:rsidP="00A323CB">
      <w:pPr>
        <w:rPr>
          <w:b/>
          <w:bCs/>
          <w:lang w:eastAsia="ja-JP"/>
        </w:rPr>
      </w:pPr>
    </w:p>
    <w:p w14:paraId="4E9F541C" w14:textId="748AD1A8" w:rsidR="00A323CB" w:rsidRPr="00A323CB" w:rsidRDefault="00A323CB" w:rsidP="00A323CB">
      <w:pPr>
        <w:rPr>
          <w:lang w:eastAsia="ja-JP"/>
        </w:rPr>
      </w:pPr>
      <w:r w:rsidRPr="00A323CB">
        <w:rPr>
          <w:b/>
          <w:bCs/>
          <w:lang w:eastAsia="ja-JP"/>
        </w:rPr>
        <w:t xml:space="preserve">3. What specific features do you want on the site? </w:t>
      </w:r>
    </w:p>
    <w:p w14:paraId="516AA584" w14:textId="77777777" w:rsidR="00A323CB" w:rsidRPr="00A323CB" w:rsidRDefault="00A323CB" w:rsidP="00A323CB">
      <w:pPr>
        <w:rPr>
          <w:lang w:eastAsia="ja-JP"/>
        </w:rPr>
      </w:pPr>
      <w:r w:rsidRPr="00A323CB">
        <w:rPr>
          <w:lang w:eastAsia="ja-JP"/>
        </w:rPr>
        <w:t xml:space="preserve">I want clients to be able to book their own estimates based on the opening that are provided and also be able to provide basic information about them, their projects and their budget. </w:t>
      </w:r>
    </w:p>
    <w:p w14:paraId="0FD33733" w14:textId="77777777" w:rsidR="00A323CB" w:rsidRDefault="00A323CB" w:rsidP="00A323CB">
      <w:pPr>
        <w:rPr>
          <w:b/>
          <w:bCs/>
          <w:lang w:eastAsia="ja-JP"/>
        </w:rPr>
      </w:pPr>
    </w:p>
    <w:p w14:paraId="10FF8CDA" w14:textId="05C17B69" w:rsidR="00A323CB" w:rsidRPr="00A323CB" w:rsidRDefault="00A323CB" w:rsidP="00A323CB">
      <w:pPr>
        <w:rPr>
          <w:lang w:eastAsia="ja-JP"/>
        </w:rPr>
      </w:pPr>
      <w:r w:rsidRPr="00A323CB">
        <w:rPr>
          <w:b/>
          <w:bCs/>
          <w:lang w:eastAsia="ja-JP"/>
        </w:rPr>
        <w:t xml:space="preserve">4. What will your clients do on your website? </w:t>
      </w:r>
    </w:p>
    <w:p w14:paraId="36CB4DDB" w14:textId="4B918FCE" w:rsidR="00A323CB" w:rsidRPr="00A323CB" w:rsidRDefault="00A323CB" w:rsidP="00A323CB">
      <w:pPr>
        <w:rPr>
          <w:lang w:eastAsia="ja-JP"/>
        </w:rPr>
      </w:pPr>
      <w:r w:rsidRPr="00A323CB">
        <w:rPr>
          <w:lang w:eastAsia="ja-JP"/>
        </w:rPr>
        <w:t>They will look at my portfolio of work that I already completed, book estimates on their own and use the information provided to contact me and interact with the business</w:t>
      </w:r>
      <w:r>
        <w:rPr>
          <w:lang w:eastAsia="ja-JP"/>
        </w:rPr>
        <w:t>.</w:t>
      </w:r>
      <w:r w:rsidRPr="00A323CB">
        <w:rPr>
          <w:lang w:eastAsia="ja-JP"/>
        </w:rPr>
        <w:t xml:space="preserve"> </w:t>
      </w:r>
    </w:p>
    <w:p w14:paraId="660FF4DE" w14:textId="77777777" w:rsidR="00A323CB" w:rsidRPr="00A323CB" w:rsidRDefault="00A323CB" w:rsidP="00A323CB">
      <w:pPr>
        <w:rPr>
          <w:lang w:eastAsia="ja-JP"/>
        </w:rPr>
      </w:pPr>
    </w:p>
    <w:p w14:paraId="49C27E4A" w14:textId="020429B4" w:rsidR="00A323CB" w:rsidRPr="00A323CB" w:rsidRDefault="00A323CB" w:rsidP="00A323CB">
      <w:pPr>
        <w:rPr>
          <w:lang w:eastAsia="ja-JP"/>
        </w:rPr>
      </w:pPr>
      <w:r w:rsidRPr="00A323CB">
        <w:rPr>
          <w:b/>
          <w:bCs/>
          <w:lang w:eastAsia="ja-JP"/>
        </w:rPr>
        <w:t>5. What image, look or feel do you want the web application to portray. (</w:t>
      </w:r>
      <w:proofErr w:type="gramStart"/>
      <w:r w:rsidRPr="00A323CB">
        <w:rPr>
          <w:b/>
          <w:bCs/>
          <w:lang w:eastAsia="ja-JP"/>
        </w:rPr>
        <w:t>what</w:t>
      </w:r>
      <w:proofErr w:type="gramEnd"/>
      <w:r w:rsidRPr="00A323CB">
        <w:rPr>
          <w:b/>
          <w:bCs/>
          <w:lang w:eastAsia="ja-JP"/>
        </w:rPr>
        <w:t xml:space="preserve"> colors / design, or an example of a web application to base off of). </w:t>
      </w:r>
    </w:p>
    <w:p w14:paraId="4573AA95" w14:textId="77777777" w:rsidR="00A323CB" w:rsidRPr="00A323CB" w:rsidRDefault="00A323CB" w:rsidP="00A323CB">
      <w:pPr>
        <w:rPr>
          <w:lang w:eastAsia="ja-JP"/>
        </w:rPr>
      </w:pPr>
      <w:r w:rsidRPr="00A323CB">
        <w:rPr>
          <w:lang w:eastAsia="ja-JP"/>
        </w:rPr>
        <w:t xml:space="preserve">I want it to be simple looking and not have too much clutter. </w:t>
      </w:r>
    </w:p>
    <w:p w14:paraId="0163FDD5" w14:textId="77777777" w:rsidR="00A323CB" w:rsidRPr="00A323CB" w:rsidRDefault="00A323CB" w:rsidP="00A323CB">
      <w:pPr>
        <w:rPr>
          <w:lang w:eastAsia="ja-JP"/>
        </w:rPr>
      </w:pPr>
      <w:r w:rsidRPr="00A323CB">
        <w:rPr>
          <w:lang w:eastAsia="ja-JP"/>
        </w:rPr>
        <w:t xml:space="preserve">I want it to also somewhat have a modern style to it but with a creative touch because painting does include creativity to a degree. </w:t>
      </w:r>
    </w:p>
    <w:p w14:paraId="1A04EAB2" w14:textId="77777777" w:rsidR="00A323CB" w:rsidRDefault="00A323CB" w:rsidP="00A323CB">
      <w:pPr>
        <w:rPr>
          <w:b/>
          <w:bCs/>
          <w:lang w:eastAsia="ja-JP"/>
        </w:rPr>
      </w:pPr>
    </w:p>
    <w:p w14:paraId="740D96D6" w14:textId="74C08D98" w:rsidR="00A323CB" w:rsidRPr="00A323CB" w:rsidRDefault="00A323CB" w:rsidP="00A323CB">
      <w:pPr>
        <w:rPr>
          <w:lang w:eastAsia="ja-JP"/>
        </w:rPr>
      </w:pPr>
      <w:r w:rsidRPr="00A323CB">
        <w:rPr>
          <w:b/>
          <w:bCs/>
          <w:lang w:eastAsia="ja-JP"/>
        </w:rPr>
        <w:t xml:space="preserve">6. Where is your business located? </w:t>
      </w:r>
    </w:p>
    <w:p w14:paraId="3C28AC7F" w14:textId="77777777" w:rsidR="00A323CB" w:rsidRPr="00A323CB" w:rsidRDefault="00A323CB" w:rsidP="00A323CB">
      <w:pPr>
        <w:rPr>
          <w:lang w:eastAsia="ja-JP"/>
        </w:rPr>
      </w:pPr>
      <w:r w:rsidRPr="00A323CB">
        <w:rPr>
          <w:lang w:eastAsia="ja-JP"/>
        </w:rPr>
        <w:t xml:space="preserve">My business is located in Dorval/Lachine </w:t>
      </w:r>
    </w:p>
    <w:p w14:paraId="622ACC2B" w14:textId="77777777" w:rsidR="00A323CB" w:rsidRDefault="00A323CB" w:rsidP="00A323CB">
      <w:pPr>
        <w:rPr>
          <w:b/>
          <w:bCs/>
          <w:lang w:eastAsia="ja-JP"/>
        </w:rPr>
      </w:pPr>
    </w:p>
    <w:p w14:paraId="7F6E4F83" w14:textId="44C20446" w:rsidR="00A323CB" w:rsidRPr="00A323CB" w:rsidRDefault="00A323CB" w:rsidP="00A323CB">
      <w:pPr>
        <w:rPr>
          <w:lang w:eastAsia="ja-JP"/>
        </w:rPr>
      </w:pPr>
      <w:r w:rsidRPr="00A323CB">
        <w:rPr>
          <w:b/>
          <w:bCs/>
          <w:lang w:eastAsia="ja-JP"/>
        </w:rPr>
        <w:t xml:space="preserve">7. Do you have a current web application for your business? </w:t>
      </w:r>
    </w:p>
    <w:p w14:paraId="33E986EF" w14:textId="3B4E1357" w:rsidR="00777F1A" w:rsidRPr="00777F1A" w:rsidRDefault="00A323CB" w:rsidP="00777F1A">
      <w:pPr>
        <w:rPr>
          <w:lang w:eastAsia="ja-JP"/>
        </w:rPr>
      </w:pPr>
      <w:r w:rsidRPr="00A323CB">
        <w:rPr>
          <w:lang w:eastAsia="ja-JP"/>
        </w:rPr>
        <w:t>Nope, I do not.</w:t>
      </w:r>
    </w:p>
    <w:p w14:paraId="6C2E5D63" w14:textId="6A7716C5" w:rsidR="5D64B7E7" w:rsidRDefault="3C32D5E2">
      <w:r>
        <w:br w:type="page"/>
      </w:r>
    </w:p>
    <w:p w14:paraId="61FF59D6" w14:textId="35CFAF40" w:rsidR="5D64B7E7" w:rsidRDefault="599B09EB" w:rsidP="5D64B7E7">
      <w:pPr>
        <w:pStyle w:val="Heading1"/>
        <w:spacing w:line="360" w:lineRule="auto"/>
        <w:rPr>
          <w:rFonts w:ascii="Times New Roman" w:eastAsia="Times New Roman" w:hAnsi="Times New Roman" w:cs="Times New Roman"/>
          <w:b/>
          <w:bCs/>
          <w:sz w:val="44"/>
          <w:szCs w:val="44"/>
        </w:rPr>
      </w:pPr>
      <w:bookmarkStart w:id="16" w:name="_Toc97642117"/>
      <w:r w:rsidRPr="599B09EB">
        <w:rPr>
          <w:rFonts w:ascii="Times New Roman" w:eastAsia="Times New Roman" w:hAnsi="Times New Roman" w:cs="Times New Roman"/>
          <w:b/>
          <w:bCs/>
          <w:sz w:val="44"/>
          <w:szCs w:val="44"/>
        </w:rPr>
        <w:lastRenderedPageBreak/>
        <w:t>CONFIRMATION OF EACH TEAM MEMBER</w:t>
      </w:r>
      <w:bookmarkEnd w:id="16"/>
      <w:r w:rsidRPr="599B09EB">
        <w:rPr>
          <w:rFonts w:ascii="Times New Roman" w:eastAsia="Times New Roman" w:hAnsi="Times New Roman" w:cs="Times New Roman"/>
          <w:b/>
          <w:bCs/>
          <w:sz w:val="44"/>
          <w:szCs w:val="44"/>
        </w:rPr>
        <w:t xml:space="preserve"> </w:t>
      </w:r>
    </w:p>
    <w:p w14:paraId="11EE4667" w14:textId="77777777" w:rsidR="004B4CF5" w:rsidRPr="004B4CF5" w:rsidRDefault="004B4CF5" w:rsidP="004B4CF5"/>
    <w:p w14:paraId="6A4D8EE6" w14:textId="6F9CF267" w:rsidR="599B09EB" w:rsidRDefault="599B09EB" w:rsidP="004B4CF5">
      <w:pPr>
        <w:spacing w:line="360" w:lineRule="auto"/>
        <w:rPr>
          <w:rFonts w:ascii="Times New Roman" w:eastAsia="Times New Roman" w:hAnsi="Times New Roman" w:cs="Times New Roman"/>
          <w:b/>
        </w:rPr>
      </w:pPr>
      <w:r w:rsidRPr="48A9B413">
        <w:rPr>
          <w:rFonts w:ascii="Times New Roman" w:eastAsia="Times New Roman" w:hAnsi="Times New Roman" w:cs="Times New Roman"/>
          <w:b/>
          <w:sz w:val="24"/>
          <w:szCs w:val="24"/>
        </w:rPr>
        <w:t xml:space="preserve">Signature:        </w:t>
      </w:r>
      <w:r w:rsidR="074B8511" w:rsidRPr="004B4CF5">
        <w:rPr>
          <w:rFonts w:ascii="Times New Roman" w:eastAsia="Times New Roman" w:hAnsi="Times New Roman" w:cs="Times New Roman"/>
          <w:b/>
          <w:noProof/>
          <w:sz w:val="24"/>
          <w:szCs w:val="24"/>
        </w:rPr>
        <w:drawing>
          <wp:inline distT="0" distB="0" distL="0" distR="0" wp14:anchorId="108213D1" wp14:editId="1EE73E5B">
            <wp:extent cx="1151530" cy="857250"/>
            <wp:effectExtent l="0" t="0" r="0" b="0"/>
            <wp:docPr id="1179707837" name="Picture 1179707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151530" cy="857250"/>
                    </a:xfrm>
                    <a:prstGeom prst="rect">
                      <a:avLst/>
                    </a:prstGeom>
                  </pic:spPr>
                </pic:pic>
              </a:graphicData>
            </a:graphic>
          </wp:inline>
        </w:drawing>
      </w:r>
      <w:r w:rsidRPr="48A9B413">
        <w:rPr>
          <w:rFonts w:ascii="Times New Roman" w:eastAsia="Times New Roman" w:hAnsi="Times New Roman" w:cs="Times New Roman"/>
          <w:b/>
          <w:sz w:val="24"/>
          <w:szCs w:val="24"/>
        </w:rPr>
        <w:t xml:space="preserve">      </w:t>
      </w:r>
    </w:p>
    <w:p w14:paraId="4587232B" w14:textId="3E8AE74B" w:rsidR="599B09EB" w:rsidRDefault="599B09EB" w:rsidP="61153D86">
      <w:pPr>
        <w:spacing w:line="360" w:lineRule="auto"/>
        <w:rPr>
          <w:rFonts w:ascii="Times New Roman" w:eastAsia="Times New Roman" w:hAnsi="Times New Roman" w:cs="Times New Roman"/>
          <w:b/>
          <w:u w:val="single"/>
        </w:rPr>
      </w:pPr>
      <w:r w:rsidRPr="48A9B413">
        <w:rPr>
          <w:rFonts w:ascii="Times New Roman" w:eastAsia="Times New Roman" w:hAnsi="Times New Roman" w:cs="Times New Roman"/>
          <w:b/>
          <w:sz w:val="24"/>
          <w:szCs w:val="24"/>
        </w:rPr>
        <w:t xml:space="preserve">Printed Name: </w:t>
      </w:r>
      <w:r w:rsidRPr="48A9B413">
        <w:rPr>
          <w:rFonts w:ascii="Times New Roman" w:eastAsia="Times New Roman" w:hAnsi="Times New Roman" w:cs="Times New Roman"/>
          <w:b/>
          <w:sz w:val="24"/>
          <w:szCs w:val="24"/>
          <w:u w:val="single"/>
        </w:rPr>
        <w:t xml:space="preserve">    Theodore </w:t>
      </w:r>
      <w:proofErr w:type="spellStart"/>
      <w:r w:rsidRPr="48A9B413">
        <w:rPr>
          <w:rFonts w:ascii="Times New Roman" w:eastAsia="Times New Roman" w:hAnsi="Times New Roman" w:cs="Times New Roman"/>
          <w:b/>
          <w:sz w:val="24"/>
          <w:szCs w:val="24"/>
          <w:u w:val="single"/>
        </w:rPr>
        <w:t>Tsimiklis</w:t>
      </w:r>
      <w:proofErr w:type="spellEnd"/>
      <w:r w:rsidRPr="48A9B413">
        <w:rPr>
          <w:rFonts w:ascii="Times New Roman" w:eastAsia="Times New Roman" w:hAnsi="Times New Roman" w:cs="Times New Roman"/>
          <w:b/>
          <w:sz w:val="24"/>
          <w:szCs w:val="24"/>
          <w:u w:val="single"/>
        </w:rPr>
        <w:t xml:space="preserve">      </w:t>
      </w:r>
      <w:r>
        <w:tab/>
      </w:r>
      <w:r>
        <w:tab/>
      </w:r>
      <w:r>
        <w:tab/>
      </w:r>
      <w:r w:rsidRPr="48A9B413">
        <w:rPr>
          <w:rFonts w:ascii="Times New Roman" w:eastAsia="Times New Roman" w:hAnsi="Times New Roman" w:cs="Times New Roman"/>
          <w:b/>
          <w:sz w:val="24"/>
          <w:szCs w:val="24"/>
          <w:u w:val="single"/>
        </w:rPr>
        <w:t>Date: 2022-0</w:t>
      </w:r>
      <w:r w:rsidR="00DD0029">
        <w:rPr>
          <w:rFonts w:ascii="Times New Roman" w:eastAsia="Times New Roman" w:hAnsi="Times New Roman" w:cs="Times New Roman"/>
          <w:b/>
          <w:sz w:val="24"/>
          <w:szCs w:val="24"/>
          <w:u w:val="single"/>
        </w:rPr>
        <w:t>3</w:t>
      </w:r>
      <w:r w:rsidRPr="48A9B413">
        <w:rPr>
          <w:rFonts w:ascii="Times New Roman" w:eastAsia="Times New Roman" w:hAnsi="Times New Roman" w:cs="Times New Roman"/>
          <w:b/>
          <w:sz w:val="24"/>
          <w:szCs w:val="24"/>
          <w:u w:val="single"/>
        </w:rPr>
        <w:t>-</w:t>
      </w:r>
      <w:r w:rsidR="00DD0029">
        <w:rPr>
          <w:rFonts w:ascii="Times New Roman" w:eastAsia="Times New Roman" w:hAnsi="Times New Roman" w:cs="Times New Roman"/>
          <w:b/>
          <w:sz w:val="24"/>
          <w:szCs w:val="24"/>
          <w:u w:val="single"/>
        </w:rPr>
        <w:t>08</w:t>
      </w:r>
    </w:p>
    <w:p w14:paraId="67CF0170" w14:textId="0BF15586" w:rsidR="599B09EB" w:rsidRDefault="599B09EB" w:rsidP="61153D86">
      <w:pPr>
        <w:spacing w:line="360" w:lineRule="auto"/>
        <w:rPr>
          <w:b/>
          <w:sz w:val="20"/>
          <w:szCs w:val="20"/>
        </w:rPr>
      </w:pPr>
      <w:r w:rsidRPr="48A9B413">
        <w:rPr>
          <w:rFonts w:ascii="Times New Roman" w:eastAsia="Times New Roman" w:hAnsi="Times New Roman" w:cs="Times New Roman"/>
          <w:b/>
          <w:sz w:val="24"/>
          <w:szCs w:val="24"/>
        </w:rPr>
        <w:t xml:space="preserve">Signature: </w:t>
      </w:r>
      <w:r w:rsidR="074B8511">
        <w:rPr>
          <w:noProof/>
        </w:rPr>
        <w:drawing>
          <wp:inline distT="0" distB="0" distL="0" distR="0" wp14:anchorId="0389AD8B" wp14:editId="651BA6C1">
            <wp:extent cx="1894719" cy="990600"/>
            <wp:effectExtent l="0" t="0" r="0" b="0"/>
            <wp:docPr id="6444278" name="Picture 6444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894719" cy="990600"/>
                    </a:xfrm>
                    <a:prstGeom prst="rect">
                      <a:avLst/>
                    </a:prstGeom>
                  </pic:spPr>
                </pic:pic>
              </a:graphicData>
            </a:graphic>
          </wp:inline>
        </w:drawing>
      </w:r>
    </w:p>
    <w:p w14:paraId="735A1D03" w14:textId="6C41F7FE" w:rsidR="599B09EB" w:rsidRDefault="599B09EB" w:rsidP="61153D86">
      <w:pPr>
        <w:spacing w:line="360" w:lineRule="auto"/>
        <w:rPr>
          <w:rFonts w:ascii="Times New Roman" w:eastAsia="Times New Roman" w:hAnsi="Times New Roman" w:cs="Times New Roman"/>
          <w:b/>
          <w:u w:val="single"/>
        </w:rPr>
      </w:pPr>
      <w:r w:rsidRPr="48A9B413">
        <w:rPr>
          <w:rFonts w:ascii="Times New Roman" w:eastAsia="Times New Roman" w:hAnsi="Times New Roman" w:cs="Times New Roman"/>
          <w:b/>
          <w:sz w:val="24"/>
          <w:szCs w:val="24"/>
        </w:rPr>
        <w:t>Printed Name:      Jiahui Xia</w:t>
      </w:r>
      <w:r>
        <w:tab/>
      </w:r>
      <w:r>
        <w:tab/>
      </w:r>
      <w:r>
        <w:tab/>
      </w:r>
      <w:r>
        <w:tab/>
      </w:r>
      <w:r>
        <w:tab/>
      </w:r>
      <w:r w:rsidRPr="48A9B413">
        <w:rPr>
          <w:rFonts w:ascii="Times New Roman" w:eastAsia="Times New Roman" w:hAnsi="Times New Roman" w:cs="Times New Roman"/>
          <w:b/>
          <w:sz w:val="24"/>
          <w:szCs w:val="24"/>
        </w:rPr>
        <w:t xml:space="preserve">Date: </w:t>
      </w:r>
      <w:r w:rsidRPr="48A9B413">
        <w:rPr>
          <w:rFonts w:ascii="Times New Roman" w:eastAsia="Times New Roman" w:hAnsi="Times New Roman" w:cs="Times New Roman"/>
          <w:b/>
          <w:sz w:val="24"/>
          <w:szCs w:val="24"/>
          <w:u w:val="single"/>
        </w:rPr>
        <w:t>2022-0</w:t>
      </w:r>
      <w:r w:rsidR="00DD0029">
        <w:rPr>
          <w:rFonts w:ascii="Times New Roman" w:eastAsia="Times New Roman" w:hAnsi="Times New Roman" w:cs="Times New Roman"/>
          <w:b/>
          <w:sz w:val="24"/>
          <w:szCs w:val="24"/>
          <w:u w:val="single"/>
        </w:rPr>
        <w:t>3-08</w:t>
      </w:r>
    </w:p>
    <w:p w14:paraId="0808A1C9" w14:textId="4820E1C1" w:rsidR="599B09EB" w:rsidRDefault="599B09EB" w:rsidP="61153D86">
      <w:pPr>
        <w:spacing w:line="360" w:lineRule="auto"/>
        <w:rPr>
          <w:b/>
          <w:sz w:val="20"/>
          <w:szCs w:val="20"/>
        </w:rPr>
      </w:pPr>
      <w:r w:rsidRPr="48A9B413">
        <w:rPr>
          <w:rFonts w:ascii="Times New Roman" w:eastAsia="Times New Roman" w:hAnsi="Times New Roman" w:cs="Times New Roman"/>
          <w:b/>
          <w:sz w:val="24"/>
          <w:szCs w:val="24"/>
        </w:rPr>
        <w:t xml:space="preserve">Signature: </w:t>
      </w:r>
      <w:r w:rsidR="074B8511">
        <w:rPr>
          <w:noProof/>
        </w:rPr>
        <w:drawing>
          <wp:inline distT="0" distB="0" distL="0" distR="0" wp14:anchorId="7EA61C22" wp14:editId="300AF835">
            <wp:extent cx="1637071" cy="1143000"/>
            <wp:effectExtent l="0" t="0" r="0" b="0"/>
            <wp:docPr id="1234104603" name="Picture 1234104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637071" cy="1143000"/>
                    </a:xfrm>
                    <a:prstGeom prst="rect">
                      <a:avLst/>
                    </a:prstGeom>
                  </pic:spPr>
                </pic:pic>
              </a:graphicData>
            </a:graphic>
          </wp:inline>
        </w:drawing>
      </w:r>
    </w:p>
    <w:p w14:paraId="657D2F29" w14:textId="772C2959" w:rsidR="599B09EB" w:rsidRDefault="599B09EB" w:rsidP="61153D86">
      <w:pPr>
        <w:spacing w:line="360" w:lineRule="auto"/>
        <w:rPr>
          <w:rFonts w:ascii="Times New Roman" w:eastAsia="Times New Roman" w:hAnsi="Times New Roman" w:cs="Times New Roman"/>
          <w:b/>
          <w:u w:val="single"/>
        </w:rPr>
      </w:pPr>
      <w:r w:rsidRPr="48A9B413">
        <w:rPr>
          <w:rFonts w:ascii="Times New Roman" w:eastAsia="Times New Roman" w:hAnsi="Times New Roman" w:cs="Times New Roman"/>
          <w:b/>
          <w:sz w:val="24"/>
          <w:szCs w:val="24"/>
        </w:rPr>
        <w:t>Printed Name:</w:t>
      </w:r>
      <w:r w:rsidRPr="48A9B413">
        <w:rPr>
          <w:rFonts w:ascii="Arial" w:eastAsia="Arial" w:hAnsi="Arial" w:cs="Arial"/>
          <w:b/>
          <w:color w:val="FFFFFF" w:themeColor="background1"/>
          <w:sz w:val="24"/>
          <w:szCs w:val="24"/>
        </w:rPr>
        <w:t xml:space="preserve">   </w:t>
      </w:r>
      <w:r w:rsidRPr="48A9B413">
        <w:rPr>
          <w:rFonts w:ascii="Times New Roman" w:eastAsia="Times New Roman" w:hAnsi="Times New Roman" w:cs="Times New Roman"/>
          <w:b/>
          <w:sz w:val="24"/>
          <w:szCs w:val="24"/>
        </w:rPr>
        <w:t xml:space="preserve">George </w:t>
      </w:r>
      <w:proofErr w:type="spellStart"/>
      <w:r w:rsidRPr="48A9B413">
        <w:rPr>
          <w:rFonts w:ascii="Times New Roman" w:eastAsia="Times New Roman" w:hAnsi="Times New Roman" w:cs="Times New Roman"/>
          <w:b/>
          <w:sz w:val="24"/>
          <w:szCs w:val="24"/>
        </w:rPr>
        <w:t>Athanasatos</w:t>
      </w:r>
      <w:proofErr w:type="spellEnd"/>
      <w:r>
        <w:tab/>
      </w:r>
      <w:r>
        <w:tab/>
      </w:r>
      <w:r>
        <w:tab/>
      </w:r>
      <w:r>
        <w:tab/>
      </w:r>
      <w:r w:rsidRPr="48A9B413">
        <w:rPr>
          <w:rFonts w:ascii="Times New Roman" w:eastAsia="Times New Roman" w:hAnsi="Times New Roman" w:cs="Times New Roman"/>
          <w:b/>
          <w:sz w:val="24"/>
          <w:szCs w:val="24"/>
        </w:rPr>
        <w:t xml:space="preserve">Date: </w:t>
      </w:r>
      <w:r w:rsidRPr="48A9B413">
        <w:rPr>
          <w:rFonts w:ascii="Times New Roman" w:eastAsia="Times New Roman" w:hAnsi="Times New Roman" w:cs="Times New Roman"/>
          <w:b/>
          <w:sz w:val="24"/>
          <w:szCs w:val="24"/>
          <w:u w:val="single"/>
        </w:rPr>
        <w:t>2022-0</w:t>
      </w:r>
      <w:r w:rsidR="00DD0029">
        <w:rPr>
          <w:rFonts w:ascii="Times New Roman" w:eastAsia="Times New Roman" w:hAnsi="Times New Roman" w:cs="Times New Roman"/>
          <w:b/>
          <w:sz w:val="24"/>
          <w:szCs w:val="24"/>
          <w:u w:val="single"/>
        </w:rPr>
        <w:t>3-08</w:t>
      </w:r>
    </w:p>
    <w:p w14:paraId="6204DDFE" w14:textId="6387E1A9" w:rsidR="599B09EB" w:rsidRDefault="599B09EB" w:rsidP="61153D86">
      <w:pPr>
        <w:spacing w:line="360" w:lineRule="auto"/>
      </w:pPr>
    </w:p>
    <w:p w14:paraId="08D0395D" w14:textId="6E9527AB" w:rsidR="599B09EB" w:rsidRDefault="599B09EB" w:rsidP="61153D86">
      <w:pPr>
        <w:spacing w:line="360" w:lineRule="auto"/>
        <w:rPr>
          <w:b/>
          <w:sz w:val="20"/>
          <w:szCs w:val="20"/>
        </w:rPr>
      </w:pPr>
      <w:r w:rsidRPr="48A9B413">
        <w:rPr>
          <w:rFonts w:ascii="Times New Roman" w:eastAsia="Times New Roman" w:hAnsi="Times New Roman" w:cs="Times New Roman"/>
          <w:b/>
          <w:sz w:val="24"/>
          <w:szCs w:val="24"/>
        </w:rPr>
        <w:t xml:space="preserve">Signature: </w:t>
      </w:r>
      <w:r w:rsidR="61153D86">
        <w:rPr>
          <w:noProof/>
        </w:rPr>
        <w:drawing>
          <wp:inline distT="0" distB="0" distL="0" distR="0" wp14:anchorId="4F18B95F" wp14:editId="6B3D308C">
            <wp:extent cx="1600200" cy="774290"/>
            <wp:effectExtent l="0" t="0" r="0" b="0"/>
            <wp:docPr id="344711944" name="Picture 34471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600200" cy="774290"/>
                    </a:xfrm>
                    <a:prstGeom prst="rect">
                      <a:avLst/>
                    </a:prstGeom>
                  </pic:spPr>
                </pic:pic>
              </a:graphicData>
            </a:graphic>
          </wp:inline>
        </w:drawing>
      </w:r>
    </w:p>
    <w:p w14:paraId="680F2935" w14:textId="19ECD659" w:rsidR="599B09EB" w:rsidRDefault="599B09EB" w:rsidP="61153D86">
      <w:pPr>
        <w:spacing w:line="360" w:lineRule="auto"/>
        <w:rPr>
          <w:rFonts w:ascii="Times New Roman" w:eastAsia="Times New Roman" w:hAnsi="Times New Roman" w:cs="Times New Roman"/>
          <w:b/>
          <w:u w:val="single"/>
        </w:rPr>
      </w:pPr>
      <w:r w:rsidRPr="48A9B413">
        <w:rPr>
          <w:rFonts w:ascii="Times New Roman" w:eastAsia="Times New Roman" w:hAnsi="Times New Roman" w:cs="Times New Roman"/>
          <w:b/>
          <w:sz w:val="24"/>
          <w:szCs w:val="24"/>
        </w:rPr>
        <w:t>Printed Name:   Andrei Marinescu</w:t>
      </w:r>
      <w:r>
        <w:tab/>
      </w:r>
      <w:r>
        <w:tab/>
      </w:r>
      <w:r>
        <w:tab/>
      </w:r>
      <w:r w:rsidR="00F15B12">
        <w:tab/>
      </w:r>
      <w:r>
        <w:tab/>
      </w:r>
      <w:r w:rsidRPr="48A9B413">
        <w:rPr>
          <w:rFonts w:ascii="Times New Roman" w:eastAsia="Times New Roman" w:hAnsi="Times New Roman" w:cs="Times New Roman"/>
          <w:b/>
          <w:sz w:val="24"/>
          <w:szCs w:val="24"/>
        </w:rPr>
        <w:t xml:space="preserve">Date: </w:t>
      </w:r>
      <w:r w:rsidRPr="48A9B413">
        <w:rPr>
          <w:rFonts w:ascii="Times New Roman" w:eastAsia="Times New Roman" w:hAnsi="Times New Roman" w:cs="Times New Roman"/>
          <w:b/>
          <w:sz w:val="24"/>
          <w:szCs w:val="24"/>
          <w:u w:val="single"/>
        </w:rPr>
        <w:t>2022-0</w:t>
      </w:r>
      <w:r w:rsidR="00DD0029">
        <w:rPr>
          <w:rFonts w:ascii="Times New Roman" w:eastAsia="Times New Roman" w:hAnsi="Times New Roman" w:cs="Times New Roman"/>
          <w:b/>
          <w:sz w:val="24"/>
          <w:szCs w:val="24"/>
          <w:u w:val="single"/>
        </w:rPr>
        <w:t>3-08</w:t>
      </w:r>
    </w:p>
    <w:p w14:paraId="16114E45" w14:textId="433C19D9" w:rsidR="599B09EB" w:rsidRDefault="599B09EB" w:rsidP="599B09EB">
      <w:pPr>
        <w:spacing w:line="257" w:lineRule="auto"/>
      </w:pPr>
      <w:r>
        <w:br/>
      </w:r>
    </w:p>
    <w:p w14:paraId="1BF41602" w14:textId="2F94A0F1" w:rsidR="7AD01887" w:rsidRDefault="599B09EB" w:rsidP="7AD01887">
      <w:pPr>
        <w:spacing w:line="257" w:lineRule="auto"/>
      </w:pPr>
      <w:r w:rsidRPr="599B09EB">
        <w:rPr>
          <w:rFonts w:ascii="Times New Roman" w:eastAsia="Times New Roman" w:hAnsi="Times New Roman" w:cs="Times New Roman"/>
          <w:sz w:val="24"/>
          <w:szCs w:val="24"/>
        </w:rPr>
        <w:t xml:space="preserve"> </w:t>
      </w:r>
    </w:p>
    <w:p w14:paraId="6EE1810C" w14:textId="3C54EDAB" w:rsidR="599B09EB" w:rsidRDefault="599B09EB" w:rsidP="00C21E00">
      <w:pPr>
        <w:pStyle w:val="Heading1"/>
        <w:jc w:val="center"/>
        <w:rPr>
          <w:rFonts w:ascii="Times New Roman" w:eastAsia="Times New Roman" w:hAnsi="Times New Roman" w:cs="Times New Roman"/>
          <w:sz w:val="24"/>
          <w:szCs w:val="24"/>
        </w:rPr>
      </w:pPr>
      <w:bookmarkStart w:id="17" w:name="_Toc97642118"/>
      <w:r w:rsidRPr="599B09EB">
        <w:rPr>
          <w:rFonts w:ascii="Times New Roman" w:eastAsia="Times New Roman" w:hAnsi="Times New Roman" w:cs="Times New Roman"/>
          <w:sz w:val="24"/>
          <w:szCs w:val="24"/>
        </w:rPr>
        <w:lastRenderedPageBreak/>
        <w:t>References</w:t>
      </w:r>
      <w:bookmarkEnd w:id="17"/>
    </w:p>
    <w:p w14:paraId="21A26A07" w14:textId="55A2C3DC" w:rsidR="599B09EB" w:rsidRDefault="599B09EB" w:rsidP="599B09EB">
      <w:pPr>
        <w:spacing w:line="480" w:lineRule="auto"/>
        <w:ind w:left="720" w:hanging="720"/>
      </w:pPr>
      <w:r w:rsidRPr="599B09EB">
        <w:rPr>
          <w:rFonts w:ascii="Times New Roman" w:eastAsia="Times New Roman" w:hAnsi="Times New Roman" w:cs="Times New Roman"/>
          <w:i/>
          <w:iCs/>
          <w:sz w:val="24"/>
          <w:szCs w:val="24"/>
        </w:rPr>
        <w:t>30 examples of Business Problems</w:t>
      </w:r>
      <w:r w:rsidRPr="599B09EB">
        <w:rPr>
          <w:rFonts w:ascii="Times New Roman" w:eastAsia="Times New Roman" w:hAnsi="Times New Roman" w:cs="Times New Roman"/>
          <w:sz w:val="24"/>
          <w:szCs w:val="24"/>
        </w:rPr>
        <w:t xml:space="preserve">. </w:t>
      </w:r>
      <w:proofErr w:type="spellStart"/>
      <w:r w:rsidRPr="599B09EB">
        <w:rPr>
          <w:rFonts w:ascii="Times New Roman" w:eastAsia="Times New Roman" w:hAnsi="Times New Roman" w:cs="Times New Roman"/>
          <w:sz w:val="24"/>
          <w:szCs w:val="24"/>
        </w:rPr>
        <w:t>Simplicable</w:t>
      </w:r>
      <w:proofErr w:type="spellEnd"/>
      <w:r w:rsidRPr="599B09EB">
        <w:rPr>
          <w:rFonts w:ascii="Times New Roman" w:eastAsia="Times New Roman" w:hAnsi="Times New Roman" w:cs="Times New Roman"/>
          <w:sz w:val="24"/>
          <w:szCs w:val="24"/>
        </w:rPr>
        <w:t xml:space="preserve">. (n.d.). Retrieved February 17, 2022, from </w:t>
      </w:r>
      <w:hyperlink r:id="rId24">
        <w:r w:rsidRPr="599B09EB">
          <w:rPr>
            <w:rStyle w:val="Hyperlink"/>
            <w:rFonts w:ascii="Times New Roman" w:eastAsia="Times New Roman" w:hAnsi="Times New Roman" w:cs="Times New Roman"/>
            <w:sz w:val="24"/>
            <w:szCs w:val="24"/>
          </w:rPr>
          <w:t>https://simplicable.com/new/business-problems</w:t>
        </w:r>
      </w:hyperlink>
    </w:p>
    <w:p w14:paraId="2D75D6C5" w14:textId="11EEA50D" w:rsidR="00777F1A" w:rsidRDefault="00777F1A" w:rsidP="00777F1A">
      <w:pPr>
        <w:rPr>
          <w:lang w:eastAsia="ja-JP"/>
        </w:rPr>
      </w:pPr>
    </w:p>
    <w:sectPr w:rsidR="00777F1A" w:rsidSect="00D71B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B4AD0F" w14:textId="77777777" w:rsidR="00F91626" w:rsidRDefault="00F91626">
      <w:pPr>
        <w:spacing w:after="0" w:line="240" w:lineRule="auto"/>
      </w:pPr>
      <w:r>
        <w:separator/>
      </w:r>
    </w:p>
  </w:endnote>
  <w:endnote w:type="continuationSeparator" w:id="0">
    <w:p w14:paraId="28721A00" w14:textId="77777777" w:rsidR="00F91626" w:rsidRDefault="00F91626">
      <w:pPr>
        <w:spacing w:after="0" w:line="240" w:lineRule="auto"/>
      </w:pPr>
      <w:r>
        <w:continuationSeparator/>
      </w:r>
    </w:p>
  </w:endnote>
  <w:endnote w:type="continuationNotice" w:id="1">
    <w:p w14:paraId="3A6C1913" w14:textId="77777777" w:rsidR="00F91626" w:rsidRDefault="00F9162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EADA6" w14:textId="14C42EA7" w:rsidR="00460B90" w:rsidRDefault="00460B90">
    <w:pPr>
      <w:pStyle w:val="Footer"/>
    </w:pPr>
    <w:r>
      <w:rPr>
        <w:noProof/>
      </w:rPr>
      <mc:AlternateContent>
        <mc:Choice Requires="wps">
          <w:drawing>
            <wp:anchor distT="0" distB="0" distL="114300" distR="114300" simplePos="0" relativeHeight="251658240" behindDoc="0" locked="0" layoutInCell="1" allowOverlap="1" wp14:anchorId="453E73AA" wp14:editId="697B7CE8">
              <wp:simplePos x="0" y="0"/>
              <wp:positionH relativeFrom="column">
                <wp:posOffset>-173182</wp:posOffset>
              </wp:positionH>
              <wp:positionV relativeFrom="paragraph">
                <wp:posOffset>-10680</wp:posOffset>
              </wp:positionV>
              <wp:extent cx="6234546" cy="0"/>
              <wp:effectExtent l="0" t="38100" r="52070" b="38100"/>
              <wp:wrapNone/>
              <wp:docPr id="5" name="Straight Connector 5"/>
              <wp:cNvGraphicFramePr/>
              <a:graphic xmlns:a="http://schemas.openxmlformats.org/drawingml/2006/main">
                <a:graphicData uri="http://schemas.microsoft.com/office/word/2010/wordprocessingShape">
                  <wps:wsp>
                    <wps:cNvCnPr/>
                    <wps:spPr>
                      <a:xfrm>
                        <a:off x="0" y="0"/>
                        <a:ext cx="6234546" cy="0"/>
                      </a:xfrm>
                      <a:prstGeom prst="line">
                        <a:avLst/>
                      </a:prstGeom>
                      <a:ln w="76200">
                        <a:solidFill>
                          <a:srgbClr val="C00000"/>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A1979" id="Straight Connector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85pt" to="477.2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" strokecolor="#c00000" strokeweight="6pt">
              <v:stroke joinstyle="miter"/>
            </v:line>
          </w:pict>
        </mc:Fallback>
      </mc:AlternateContent>
    </w:r>
  </w:p>
  <w:p w14:paraId="655599D1" w14:textId="477470A4" w:rsidR="3544AE3C" w:rsidRPr="001D6391" w:rsidRDefault="001D6391" w:rsidP="007F0051">
    <w:pPr>
      <w:pStyle w:val="Footer"/>
      <w:rPr>
        <w:rFonts w:ascii="Times New Roman" w:hAnsi="Times New Roman" w:cs="Times New Roman"/>
        <w:b/>
        <w:bCs/>
        <w:sz w:val="24"/>
        <w:szCs w:val="24"/>
      </w:rPr>
    </w:pPr>
    <w:r w:rsidRPr="001D6391">
      <w:rPr>
        <w:rFonts w:ascii="Times New Roman" w:hAnsi="Times New Roman" w:cs="Times New Roman"/>
        <w:b/>
        <w:bCs/>
        <w:sz w:val="24"/>
        <w:szCs w:val="24"/>
      </w:rPr>
      <w:t xml:space="preserve">Vanier College </w:t>
    </w:r>
    <w:r w:rsidRPr="001D6391">
      <w:rPr>
        <w:rFonts w:ascii="Times New Roman" w:hAnsi="Times New Roman" w:cs="Times New Roman"/>
        <w:b/>
        <w:bCs/>
        <w:sz w:val="24"/>
        <w:szCs w:val="24"/>
      </w:rPr>
      <w:tab/>
    </w:r>
    <w:r w:rsidRPr="001D6391">
      <w:rPr>
        <w:rFonts w:ascii="Times New Roman" w:hAnsi="Times New Roman" w:cs="Times New Roman"/>
        <w:b/>
        <w:bCs/>
        <w:sz w:val="24"/>
        <w:szCs w:val="24"/>
      </w:rPr>
      <w:tab/>
      <w:t>Computer Science Department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E105E" w14:textId="77777777" w:rsidR="00F91626" w:rsidRDefault="00F91626">
      <w:pPr>
        <w:spacing w:after="0" w:line="240" w:lineRule="auto"/>
      </w:pPr>
      <w:r>
        <w:separator/>
      </w:r>
    </w:p>
  </w:footnote>
  <w:footnote w:type="continuationSeparator" w:id="0">
    <w:p w14:paraId="71FA73A5" w14:textId="77777777" w:rsidR="00F91626" w:rsidRDefault="00F91626">
      <w:pPr>
        <w:spacing w:after="0" w:line="240" w:lineRule="auto"/>
      </w:pPr>
      <w:r>
        <w:continuationSeparator/>
      </w:r>
    </w:p>
  </w:footnote>
  <w:footnote w:type="continuationNotice" w:id="1">
    <w:p w14:paraId="3F0BA6EF" w14:textId="77777777" w:rsidR="00F91626" w:rsidRDefault="00F9162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7625012"/>
      <w:docPartObj>
        <w:docPartGallery w:val="Page Numbers (Top of Page)"/>
        <w:docPartUnique/>
      </w:docPartObj>
    </w:sdtPr>
    <w:sdtEndPr>
      <w:rPr>
        <w:b/>
        <w:bCs/>
        <w:noProof/>
        <w:color w:val="auto"/>
        <w:spacing w:val="0"/>
      </w:rPr>
    </w:sdtEndPr>
    <w:sdtContent>
      <w:p w14:paraId="7A956310" w14:textId="1B935D96" w:rsidR="00AF5D19" w:rsidRDefault="00AF5D19">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7FC012E7" w14:textId="3B7188B1" w:rsidR="3544AE3C" w:rsidRDefault="3544AE3C" w:rsidP="3544AE3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770164649"/>
      <w:docPartObj>
        <w:docPartGallery w:val="Page Numbers (Top of Page)"/>
        <w:docPartUnique/>
      </w:docPartObj>
    </w:sdtPr>
    <w:sdtEndPr>
      <w:rPr>
        <w:b/>
        <w:bCs/>
        <w:noProof/>
        <w:color w:val="auto"/>
        <w:spacing w:val="0"/>
      </w:rPr>
    </w:sdtEndPr>
    <w:sdtContent>
      <w:p w14:paraId="5E26A2F7" w14:textId="77777777" w:rsidR="00270CFE" w:rsidRDefault="00270CF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0B46D0AD" w14:textId="77777777" w:rsidR="00270CFE" w:rsidRDefault="00270CFE" w:rsidP="3544AE3C">
    <w:pPr>
      <w:pStyle w:val="Header"/>
    </w:pPr>
  </w:p>
</w:hdr>
</file>

<file path=word/intelligence.xml><?xml version="1.0" encoding="utf-8"?>
<int:Intelligence xmlns:int="http://schemas.microsoft.com/office/intelligence/2019/intelligence">
  <int:IntelligenceSettings/>
  <int:Manifest>
    <int:ParagraphRange paragraphId="1052645735" textId="2130959061" start="0" length="13" invalidationStart="0" invalidationLength="13" id="O69HOSNE"/>
  </int:Manifest>
  <int:Observations>
    <int:Content id="O69HOSNE">
      <int:Reviewed type="WordDesignerSuggestedImageAnnotation"/>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7DEC"/>
    <w:multiLevelType w:val="hybridMultilevel"/>
    <w:tmpl w:val="FFFFFFFF"/>
    <w:lvl w:ilvl="0" w:tplc="38824682">
      <w:start w:val="1"/>
      <w:numFmt w:val="decimal"/>
      <w:lvlText w:val="%1."/>
      <w:lvlJc w:val="left"/>
      <w:pPr>
        <w:ind w:left="720" w:hanging="360"/>
      </w:pPr>
    </w:lvl>
    <w:lvl w:ilvl="1" w:tplc="727C92F4">
      <w:start w:val="1"/>
      <w:numFmt w:val="lowerLetter"/>
      <w:lvlText w:val="%2."/>
      <w:lvlJc w:val="left"/>
      <w:pPr>
        <w:ind w:left="1440" w:hanging="360"/>
      </w:pPr>
    </w:lvl>
    <w:lvl w:ilvl="2" w:tplc="3AE00F24">
      <w:start w:val="1"/>
      <w:numFmt w:val="lowerRoman"/>
      <w:lvlText w:val="%3."/>
      <w:lvlJc w:val="right"/>
      <w:pPr>
        <w:ind w:left="2160" w:hanging="180"/>
      </w:pPr>
    </w:lvl>
    <w:lvl w:ilvl="3" w:tplc="5204BDFE">
      <w:start w:val="1"/>
      <w:numFmt w:val="decimal"/>
      <w:lvlText w:val="%4."/>
      <w:lvlJc w:val="left"/>
      <w:pPr>
        <w:ind w:left="2880" w:hanging="360"/>
      </w:pPr>
    </w:lvl>
    <w:lvl w:ilvl="4" w:tplc="30A48E40">
      <w:start w:val="1"/>
      <w:numFmt w:val="lowerLetter"/>
      <w:lvlText w:val="%5."/>
      <w:lvlJc w:val="left"/>
      <w:pPr>
        <w:ind w:left="3600" w:hanging="360"/>
      </w:pPr>
    </w:lvl>
    <w:lvl w:ilvl="5" w:tplc="CC7C3B6C">
      <w:start w:val="1"/>
      <w:numFmt w:val="lowerRoman"/>
      <w:lvlText w:val="%6."/>
      <w:lvlJc w:val="right"/>
      <w:pPr>
        <w:ind w:left="4320" w:hanging="180"/>
      </w:pPr>
    </w:lvl>
    <w:lvl w:ilvl="6" w:tplc="F0F44F8C">
      <w:start w:val="1"/>
      <w:numFmt w:val="decimal"/>
      <w:lvlText w:val="%7."/>
      <w:lvlJc w:val="left"/>
      <w:pPr>
        <w:ind w:left="5040" w:hanging="360"/>
      </w:pPr>
    </w:lvl>
    <w:lvl w:ilvl="7" w:tplc="0420AF52">
      <w:start w:val="1"/>
      <w:numFmt w:val="lowerLetter"/>
      <w:lvlText w:val="%8."/>
      <w:lvlJc w:val="left"/>
      <w:pPr>
        <w:ind w:left="5760" w:hanging="360"/>
      </w:pPr>
    </w:lvl>
    <w:lvl w:ilvl="8" w:tplc="6AB062DC">
      <w:start w:val="1"/>
      <w:numFmt w:val="lowerRoman"/>
      <w:lvlText w:val="%9."/>
      <w:lvlJc w:val="right"/>
      <w:pPr>
        <w:ind w:left="6480" w:hanging="180"/>
      </w:pPr>
    </w:lvl>
  </w:abstractNum>
  <w:abstractNum w:abstractNumId="1" w15:restartNumberingAfterBreak="0">
    <w:nsid w:val="03156A98"/>
    <w:multiLevelType w:val="hybridMultilevel"/>
    <w:tmpl w:val="3C40C89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6C201A4"/>
    <w:multiLevelType w:val="hybridMultilevel"/>
    <w:tmpl w:val="FFFFFFFF"/>
    <w:lvl w:ilvl="0" w:tplc="61B27824">
      <w:start w:val="1"/>
      <w:numFmt w:val="decimal"/>
      <w:lvlText w:val="%1."/>
      <w:lvlJc w:val="left"/>
      <w:pPr>
        <w:ind w:left="720" w:hanging="360"/>
      </w:pPr>
    </w:lvl>
    <w:lvl w:ilvl="1" w:tplc="6A2440A6">
      <w:start w:val="1"/>
      <w:numFmt w:val="lowerLetter"/>
      <w:lvlText w:val="%2."/>
      <w:lvlJc w:val="left"/>
      <w:pPr>
        <w:ind w:left="1440" w:hanging="360"/>
      </w:pPr>
    </w:lvl>
    <w:lvl w:ilvl="2" w:tplc="998C0F82">
      <w:start w:val="1"/>
      <w:numFmt w:val="lowerRoman"/>
      <w:lvlText w:val="%3."/>
      <w:lvlJc w:val="right"/>
      <w:pPr>
        <w:ind w:left="2160" w:hanging="180"/>
      </w:pPr>
    </w:lvl>
    <w:lvl w:ilvl="3" w:tplc="5E38E054">
      <w:start w:val="1"/>
      <w:numFmt w:val="decimal"/>
      <w:lvlText w:val="%4."/>
      <w:lvlJc w:val="left"/>
      <w:pPr>
        <w:ind w:left="2880" w:hanging="360"/>
      </w:pPr>
    </w:lvl>
    <w:lvl w:ilvl="4" w:tplc="7AE2D4B0">
      <w:start w:val="1"/>
      <w:numFmt w:val="lowerLetter"/>
      <w:lvlText w:val="%5."/>
      <w:lvlJc w:val="left"/>
      <w:pPr>
        <w:ind w:left="3600" w:hanging="360"/>
      </w:pPr>
    </w:lvl>
    <w:lvl w:ilvl="5" w:tplc="154A2C78">
      <w:start w:val="1"/>
      <w:numFmt w:val="lowerRoman"/>
      <w:lvlText w:val="%6."/>
      <w:lvlJc w:val="right"/>
      <w:pPr>
        <w:ind w:left="4320" w:hanging="180"/>
      </w:pPr>
    </w:lvl>
    <w:lvl w:ilvl="6" w:tplc="565C8572">
      <w:start w:val="1"/>
      <w:numFmt w:val="decimal"/>
      <w:lvlText w:val="%7."/>
      <w:lvlJc w:val="left"/>
      <w:pPr>
        <w:ind w:left="5040" w:hanging="360"/>
      </w:pPr>
    </w:lvl>
    <w:lvl w:ilvl="7" w:tplc="C7CC8FF8">
      <w:start w:val="1"/>
      <w:numFmt w:val="lowerLetter"/>
      <w:lvlText w:val="%8."/>
      <w:lvlJc w:val="left"/>
      <w:pPr>
        <w:ind w:left="5760" w:hanging="360"/>
      </w:pPr>
    </w:lvl>
    <w:lvl w:ilvl="8" w:tplc="9990A170">
      <w:start w:val="1"/>
      <w:numFmt w:val="lowerRoman"/>
      <w:lvlText w:val="%9."/>
      <w:lvlJc w:val="right"/>
      <w:pPr>
        <w:ind w:left="6480" w:hanging="180"/>
      </w:pPr>
    </w:lvl>
  </w:abstractNum>
  <w:abstractNum w:abstractNumId="3" w15:restartNumberingAfterBreak="0">
    <w:nsid w:val="077B2175"/>
    <w:multiLevelType w:val="hybridMultilevel"/>
    <w:tmpl w:val="FFFFFFFF"/>
    <w:lvl w:ilvl="0" w:tplc="607CD86E">
      <w:start w:val="1"/>
      <w:numFmt w:val="decimal"/>
      <w:lvlText w:val="%1."/>
      <w:lvlJc w:val="left"/>
      <w:pPr>
        <w:ind w:left="720" w:hanging="360"/>
      </w:pPr>
    </w:lvl>
    <w:lvl w:ilvl="1" w:tplc="6CF461CE">
      <w:start w:val="1"/>
      <w:numFmt w:val="lowerLetter"/>
      <w:lvlText w:val="%2."/>
      <w:lvlJc w:val="left"/>
      <w:pPr>
        <w:ind w:left="1440" w:hanging="360"/>
      </w:pPr>
    </w:lvl>
    <w:lvl w:ilvl="2" w:tplc="A87899FC">
      <w:start w:val="1"/>
      <w:numFmt w:val="lowerRoman"/>
      <w:lvlText w:val="%3."/>
      <w:lvlJc w:val="right"/>
      <w:pPr>
        <w:ind w:left="2160" w:hanging="180"/>
      </w:pPr>
    </w:lvl>
    <w:lvl w:ilvl="3" w:tplc="FDB23CBA">
      <w:start w:val="1"/>
      <w:numFmt w:val="decimal"/>
      <w:lvlText w:val="%4."/>
      <w:lvlJc w:val="left"/>
      <w:pPr>
        <w:ind w:left="2880" w:hanging="360"/>
      </w:pPr>
    </w:lvl>
    <w:lvl w:ilvl="4" w:tplc="137CCB2C">
      <w:start w:val="1"/>
      <w:numFmt w:val="lowerLetter"/>
      <w:lvlText w:val="%5."/>
      <w:lvlJc w:val="left"/>
      <w:pPr>
        <w:ind w:left="3600" w:hanging="360"/>
      </w:pPr>
    </w:lvl>
    <w:lvl w:ilvl="5" w:tplc="081ECB94">
      <w:start w:val="1"/>
      <w:numFmt w:val="lowerRoman"/>
      <w:lvlText w:val="%6."/>
      <w:lvlJc w:val="right"/>
      <w:pPr>
        <w:ind w:left="4320" w:hanging="180"/>
      </w:pPr>
    </w:lvl>
    <w:lvl w:ilvl="6" w:tplc="635E7554">
      <w:start w:val="1"/>
      <w:numFmt w:val="decimal"/>
      <w:lvlText w:val="%7."/>
      <w:lvlJc w:val="left"/>
      <w:pPr>
        <w:ind w:left="5040" w:hanging="360"/>
      </w:pPr>
    </w:lvl>
    <w:lvl w:ilvl="7" w:tplc="80EED010">
      <w:start w:val="1"/>
      <w:numFmt w:val="lowerLetter"/>
      <w:lvlText w:val="%8."/>
      <w:lvlJc w:val="left"/>
      <w:pPr>
        <w:ind w:left="5760" w:hanging="360"/>
      </w:pPr>
    </w:lvl>
    <w:lvl w:ilvl="8" w:tplc="A0509D22">
      <w:start w:val="1"/>
      <w:numFmt w:val="lowerRoman"/>
      <w:lvlText w:val="%9."/>
      <w:lvlJc w:val="right"/>
      <w:pPr>
        <w:ind w:left="6480" w:hanging="180"/>
      </w:pPr>
    </w:lvl>
  </w:abstractNum>
  <w:abstractNum w:abstractNumId="4" w15:restartNumberingAfterBreak="0">
    <w:nsid w:val="0A2D1FB7"/>
    <w:multiLevelType w:val="hybridMultilevel"/>
    <w:tmpl w:val="FFFFFFFF"/>
    <w:lvl w:ilvl="0" w:tplc="D1D43816">
      <w:start w:val="1"/>
      <w:numFmt w:val="decimal"/>
      <w:lvlText w:val="%1."/>
      <w:lvlJc w:val="left"/>
      <w:pPr>
        <w:ind w:left="720" w:hanging="360"/>
      </w:pPr>
    </w:lvl>
    <w:lvl w:ilvl="1" w:tplc="022A656C">
      <w:start w:val="1"/>
      <w:numFmt w:val="lowerLetter"/>
      <w:lvlText w:val="%2."/>
      <w:lvlJc w:val="left"/>
      <w:pPr>
        <w:ind w:left="1440" w:hanging="360"/>
      </w:pPr>
    </w:lvl>
    <w:lvl w:ilvl="2" w:tplc="790AD1C0">
      <w:start w:val="1"/>
      <w:numFmt w:val="lowerRoman"/>
      <w:lvlText w:val="%3."/>
      <w:lvlJc w:val="right"/>
      <w:pPr>
        <w:ind w:left="2160" w:hanging="180"/>
      </w:pPr>
    </w:lvl>
    <w:lvl w:ilvl="3" w:tplc="60287432">
      <w:start w:val="1"/>
      <w:numFmt w:val="decimal"/>
      <w:lvlText w:val="%4."/>
      <w:lvlJc w:val="left"/>
      <w:pPr>
        <w:ind w:left="2880" w:hanging="360"/>
      </w:pPr>
    </w:lvl>
    <w:lvl w:ilvl="4" w:tplc="31889C82">
      <w:start w:val="1"/>
      <w:numFmt w:val="lowerLetter"/>
      <w:lvlText w:val="%5."/>
      <w:lvlJc w:val="left"/>
      <w:pPr>
        <w:ind w:left="3600" w:hanging="360"/>
      </w:pPr>
    </w:lvl>
    <w:lvl w:ilvl="5" w:tplc="BDA6F9D4">
      <w:start w:val="1"/>
      <w:numFmt w:val="lowerRoman"/>
      <w:lvlText w:val="%6."/>
      <w:lvlJc w:val="right"/>
      <w:pPr>
        <w:ind w:left="4320" w:hanging="180"/>
      </w:pPr>
    </w:lvl>
    <w:lvl w:ilvl="6" w:tplc="D9C61664">
      <w:start w:val="1"/>
      <w:numFmt w:val="decimal"/>
      <w:lvlText w:val="%7."/>
      <w:lvlJc w:val="left"/>
      <w:pPr>
        <w:ind w:left="5040" w:hanging="360"/>
      </w:pPr>
    </w:lvl>
    <w:lvl w:ilvl="7" w:tplc="68A05FCC">
      <w:start w:val="1"/>
      <w:numFmt w:val="lowerLetter"/>
      <w:lvlText w:val="%8."/>
      <w:lvlJc w:val="left"/>
      <w:pPr>
        <w:ind w:left="5760" w:hanging="360"/>
      </w:pPr>
    </w:lvl>
    <w:lvl w:ilvl="8" w:tplc="A7285E2C">
      <w:start w:val="1"/>
      <w:numFmt w:val="lowerRoman"/>
      <w:lvlText w:val="%9."/>
      <w:lvlJc w:val="right"/>
      <w:pPr>
        <w:ind w:left="6480" w:hanging="180"/>
      </w:pPr>
    </w:lvl>
  </w:abstractNum>
  <w:abstractNum w:abstractNumId="5" w15:restartNumberingAfterBreak="0">
    <w:nsid w:val="0EB73048"/>
    <w:multiLevelType w:val="hybridMultilevel"/>
    <w:tmpl w:val="FFFFFFFF"/>
    <w:lvl w:ilvl="0" w:tplc="F4B0C350">
      <w:start w:val="1"/>
      <w:numFmt w:val="decimal"/>
      <w:lvlText w:val="%1."/>
      <w:lvlJc w:val="left"/>
      <w:pPr>
        <w:ind w:left="720" w:hanging="360"/>
      </w:pPr>
    </w:lvl>
    <w:lvl w:ilvl="1" w:tplc="6914C4EA">
      <w:start w:val="1"/>
      <w:numFmt w:val="lowerLetter"/>
      <w:lvlText w:val="%2."/>
      <w:lvlJc w:val="left"/>
      <w:pPr>
        <w:ind w:left="1440" w:hanging="360"/>
      </w:pPr>
    </w:lvl>
    <w:lvl w:ilvl="2" w:tplc="F5C2D7DA">
      <w:start w:val="1"/>
      <w:numFmt w:val="lowerRoman"/>
      <w:lvlText w:val="%3."/>
      <w:lvlJc w:val="right"/>
      <w:pPr>
        <w:ind w:left="2160" w:hanging="180"/>
      </w:pPr>
    </w:lvl>
    <w:lvl w:ilvl="3" w:tplc="5D18F49C">
      <w:start w:val="1"/>
      <w:numFmt w:val="decimal"/>
      <w:lvlText w:val="%4."/>
      <w:lvlJc w:val="left"/>
      <w:pPr>
        <w:ind w:left="2880" w:hanging="360"/>
      </w:pPr>
    </w:lvl>
    <w:lvl w:ilvl="4" w:tplc="A988474C">
      <w:start w:val="1"/>
      <w:numFmt w:val="lowerLetter"/>
      <w:lvlText w:val="%5."/>
      <w:lvlJc w:val="left"/>
      <w:pPr>
        <w:ind w:left="3600" w:hanging="360"/>
      </w:pPr>
    </w:lvl>
    <w:lvl w:ilvl="5" w:tplc="944ED79E">
      <w:start w:val="1"/>
      <w:numFmt w:val="lowerRoman"/>
      <w:lvlText w:val="%6."/>
      <w:lvlJc w:val="right"/>
      <w:pPr>
        <w:ind w:left="4320" w:hanging="180"/>
      </w:pPr>
    </w:lvl>
    <w:lvl w:ilvl="6" w:tplc="6E58C8B0">
      <w:start w:val="1"/>
      <w:numFmt w:val="decimal"/>
      <w:lvlText w:val="%7."/>
      <w:lvlJc w:val="left"/>
      <w:pPr>
        <w:ind w:left="5040" w:hanging="360"/>
      </w:pPr>
    </w:lvl>
    <w:lvl w:ilvl="7" w:tplc="99BEBA08">
      <w:start w:val="1"/>
      <w:numFmt w:val="lowerLetter"/>
      <w:lvlText w:val="%8."/>
      <w:lvlJc w:val="left"/>
      <w:pPr>
        <w:ind w:left="5760" w:hanging="360"/>
      </w:pPr>
    </w:lvl>
    <w:lvl w:ilvl="8" w:tplc="62C22088">
      <w:start w:val="1"/>
      <w:numFmt w:val="lowerRoman"/>
      <w:lvlText w:val="%9."/>
      <w:lvlJc w:val="right"/>
      <w:pPr>
        <w:ind w:left="6480" w:hanging="180"/>
      </w:pPr>
    </w:lvl>
  </w:abstractNum>
  <w:abstractNum w:abstractNumId="6" w15:restartNumberingAfterBreak="0">
    <w:nsid w:val="0F6F5B29"/>
    <w:multiLevelType w:val="hybridMultilevel"/>
    <w:tmpl w:val="FFFFFFFF"/>
    <w:lvl w:ilvl="0" w:tplc="D56A02B4">
      <w:start w:val="1"/>
      <w:numFmt w:val="decimal"/>
      <w:lvlText w:val="%1."/>
      <w:lvlJc w:val="left"/>
      <w:pPr>
        <w:ind w:left="720" w:hanging="360"/>
      </w:pPr>
    </w:lvl>
    <w:lvl w:ilvl="1" w:tplc="236C460E">
      <w:start w:val="1"/>
      <w:numFmt w:val="lowerLetter"/>
      <w:lvlText w:val="%2."/>
      <w:lvlJc w:val="left"/>
      <w:pPr>
        <w:ind w:left="1440" w:hanging="360"/>
      </w:pPr>
    </w:lvl>
    <w:lvl w:ilvl="2" w:tplc="0D48F5F0">
      <w:start w:val="1"/>
      <w:numFmt w:val="lowerRoman"/>
      <w:lvlText w:val="%3."/>
      <w:lvlJc w:val="right"/>
      <w:pPr>
        <w:ind w:left="2160" w:hanging="180"/>
      </w:pPr>
    </w:lvl>
    <w:lvl w:ilvl="3" w:tplc="7D686222">
      <w:start w:val="1"/>
      <w:numFmt w:val="decimal"/>
      <w:lvlText w:val="%4."/>
      <w:lvlJc w:val="left"/>
      <w:pPr>
        <w:ind w:left="2880" w:hanging="360"/>
      </w:pPr>
    </w:lvl>
    <w:lvl w:ilvl="4" w:tplc="522A733E">
      <w:start w:val="1"/>
      <w:numFmt w:val="lowerLetter"/>
      <w:lvlText w:val="%5."/>
      <w:lvlJc w:val="left"/>
      <w:pPr>
        <w:ind w:left="3600" w:hanging="360"/>
      </w:pPr>
    </w:lvl>
    <w:lvl w:ilvl="5" w:tplc="9FB0C668">
      <w:start w:val="1"/>
      <w:numFmt w:val="lowerRoman"/>
      <w:lvlText w:val="%6."/>
      <w:lvlJc w:val="right"/>
      <w:pPr>
        <w:ind w:left="4320" w:hanging="180"/>
      </w:pPr>
    </w:lvl>
    <w:lvl w:ilvl="6" w:tplc="22161A42">
      <w:start w:val="1"/>
      <w:numFmt w:val="decimal"/>
      <w:lvlText w:val="%7."/>
      <w:lvlJc w:val="left"/>
      <w:pPr>
        <w:ind w:left="5040" w:hanging="360"/>
      </w:pPr>
    </w:lvl>
    <w:lvl w:ilvl="7" w:tplc="A052E5E8">
      <w:start w:val="1"/>
      <w:numFmt w:val="lowerLetter"/>
      <w:lvlText w:val="%8."/>
      <w:lvlJc w:val="left"/>
      <w:pPr>
        <w:ind w:left="5760" w:hanging="360"/>
      </w:pPr>
    </w:lvl>
    <w:lvl w:ilvl="8" w:tplc="807444AA">
      <w:start w:val="1"/>
      <w:numFmt w:val="lowerRoman"/>
      <w:lvlText w:val="%9."/>
      <w:lvlJc w:val="right"/>
      <w:pPr>
        <w:ind w:left="6480" w:hanging="180"/>
      </w:pPr>
    </w:lvl>
  </w:abstractNum>
  <w:abstractNum w:abstractNumId="7" w15:restartNumberingAfterBreak="0">
    <w:nsid w:val="10DF0147"/>
    <w:multiLevelType w:val="hybridMultilevel"/>
    <w:tmpl w:val="FFFFFFFF"/>
    <w:lvl w:ilvl="0" w:tplc="4BF689BE">
      <w:start w:val="1"/>
      <w:numFmt w:val="decimal"/>
      <w:lvlText w:val="%1."/>
      <w:lvlJc w:val="left"/>
      <w:pPr>
        <w:ind w:left="720" w:hanging="360"/>
      </w:pPr>
    </w:lvl>
    <w:lvl w:ilvl="1" w:tplc="D6D2BAB0">
      <w:start w:val="1"/>
      <w:numFmt w:val="lowerLetter"/>
      <w:lvlText w:val="%2."/>
      <w:lvlJc w:val="left"/>
      <w:pPr>
        <w:ind w:left="1440" w:hanging="360"/>
      </w:pPr>
    </w:lvl>
    <w:lvl w:ilvl="2" w:tplc="8B00F546">
      <w:start w:val="1"/>
      <w:numFmt w:val="lowerRoman"/>
      <w:lvlText w:val="%3."/>
      <w:lvlJc w:val="right"/>
      <w:pPr>
        <w:ind w:left="2160" w:hanging="180"/>
      </w:pPr>
    </w:lvl>
    <w:lvl w:ilvl="3" w:tplc="2692261C">
      <w:start w:val="1"/>
      <w:numFmt w:val="decimal"/>
      <w:lvlText w:val="%4."/>
      <w:lvlJc w:val="left"/>
      <w:pPr>
        <w:ind w:left="2880" w:hanging="360"/>
      </w:pPr>
    </w:lvl>
    <w:lvl w:ilvl="4" w:tplc="86AAB82C">
      <w:start w:val="1"/>
      <w:numFmt w:val="lowerLetter"/>
      <w:lvlText w:val="%5."/>
      <w:lvlJc w:val="left"/>
      <w:pPr>
        <w:ind w:left="3600" w:hanging="360"/>
      </w:pPr>
    </w:lvl>
    <w:lvl w:ilvl="5" w:tplc="166CB62E">
      <w:start w:val="1"/>
      <w:numFmt w:val="lowerRoman"/>
      <w:lvlText w:val="%6."/>
      <w:lvlJc w:val="right"/>
      <w:pPr>
        <w:ind w:left="4320" w:hanging="180"/>
      </w:pPr>
    </w:lvl>
    <w:lvl w:ilvl="6" w:tplc="753AB8AC">
      <w:start w:val="1"/>
      <w:numFmt w:val="decimal"/>
      <w:lvlText w:val="%7."/>
      <w:lvlJc w:val="left"/>
      <w:pPr>
        <w:ind w:left="5040" w:hanging="360"/>
      </w:pPr>
    </w:lvl>
    <w:lvl w:ilvl="7" w:tplc="4BE2B4E4">
      <w:start w:val="1"/>
      <w:numFmt w:val="lowerLetter"/>
      <w:lvlText w:val="%8."/>
      <w:lvlJc w:val="left"/>
      <w:pPr>
        <w:ind w:left="5760" w:hanging="360"/>
      </w:pPr>
    </w:lvl>
    <w:lvl w:ilvl="8" w:tplc="18B07E9E">
      <w:start w:val="1"/>
      <w:numFmt w:val="lowerRoman"/>
      <w:lvlText w:val="%9."/>
      <w:lvlJc w:val="right"/>
      <w:pPr>
        <w:ind w:left="6480" w:hanging="180"/>
      </w:pPr>
    </w:lvl>
  </w:abstractNum>
  <w:abstractNum w:abstractNumId="8" w15:restartNumberingAfterBreak="0">
    <w:nsid w:val="15ED530F"/>
    <w:multiLevelType w:val="hybridMultilevel"/>
    <w:tmpl w:val="FFFFFFFF"/>
    <w:lvl w:ilvl="0" w:tplc="3E56C486">
      <w:start w:val="1"/>
      <w:numFmt w:val="decimal"/>
      <w:lvlText w:val="%1."/>
      <w:lvlJc w:val="left"/>
      <w:pPr>
        <w:ind w:left="720" w:hanging="360"/>
      </w:pPr>
    </w:lvl>
    <w:lvl w:ilvl="1" w:tplc="DC24D3F6">
      <w:start w:val="1"/>
      <w:numFmt w:val="lowerLetter"/>
      <w:lvlText w:val="%2."/>
      <w:lvlJc w:val="left"/>
      <w:pPr>
        <w:ind w:left="1440" w:hanging="360"/>
      </w:pPr>
    </w:lvl>
    <w:lvl w:ilvl="2" w:tplc="234EBDDE">
      <w:start w:val="1"/>
      <w:numFmt w:val="lowerRoman"/>
      <w:lvlText w:val="%3."/>
      <w:lvlJc w:val="right"/>
      <w:pPr>
        <w:ind w:left="2160" w:hanging="180"/>
      </w:pPr>
    </w:lvl>
    <w:lvl w:ilvl="3" w:tplc="96FCB42C">
      <w:start w:val="1"/>
      <w:numFmt w:val="decimal"/>
      <w:lvlText w:val="%4."/>
      <w:lvlJc w:val="left"/>
      <w:pPr>
        <w:ind w:left="2880" w:hanging="360"/>
      </w:pPr>
    </w:lvl>
    <w:lvl w:ilvl="4" w:tplc="9760CE00">
      <w:start w:val="1"/>
      <w:numFmt w:val="lowerLetter"/>
      <w:lvlText w:val="%5."/>
      <w:lvlJc w:val="left"/>
      <w:pPr>
        <w:ind w:left="3600" w:hanging="360"/>
      </w:pPr>
    </w:lvl>
    <w:lvl w:ilvl="5" w:tplc="707A5B5C">
      <w:start w:val="1"/>
      <w:numFmt w:val="lowerRoman"/>
      <w:lvlText w:val="%6."/>
      <w:lvlJc w:val="right"/>
      <w:pPr>
        <w:ind w:left="4320" w:hanging="180"/>
      </w:pPr>
    </w:lvl>
    <w:lvl w:ilvl="6" w:tplc="5C52170E">
      <w:start w:val="1"/>
      <w:numFmt w:val="decimal"/>
      <w:lvlText w:val="%7."/>
      <w:lvlJc w:val="left"/>
      <w:pPr>
        <w:ind w:left="5040" w:hanging="360"/>
      </w:pPr>
    </w:lvl>
    <w:lvl w:ilvl="7" w:tplc="F190B7EC">
      <w:start w:val="1"/>
      <w:numFmt w:val="lowerLetter"/>
      <w:lvlText w:val="%8."/>
      <w:lvlJc w:val="left"/>
      <w:pPr>
        <w:ind w:left="5760" w:hanging="360"/>
      </w:pPr>
    </w:lvl>
    <w:lvl w:ilvl="8" w:tplc="6E9E421C">
      <w:start w:val="1"/>
      <w:numFmt w:val="lowerRoman"/>
      <w:lvlText w:val="%9."/>
      <w:lvlJc w:val="right"/>
      <w:pPr>
        <w:ind w:left="6480" w:hanging="180"/>
      </w:pPr>
    </w:lvl>
  </w:abstractNum>
  <w:abstractNum w:abstractNumId="9" w15:restartNumberingAfterBreak="0">
    <w:nsid w:val="17C4617C"/>
    <w:multiLevelType w:val="hybridMultilevel"/>
    <w:tmpl w:val="8B1E7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2446C4"/>
    <w:multiLevelType w:val="hybridMultilevel"/>
    <w:tmpl w:val="0018F43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034342B"/>
    <w:multiLevelType w:val="hybridMultilevel"/>
    <w:tmpl w:val="118A18E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63C12AC"/>
    <w:multiLevelType w:val="hybridMultilevel"/>
    <w:tmpl w:val="FFFFFFFF"/>
    <w:lvl w:ilvl="0" w:tplc="F65A6E36">
      <w:start w:val="1"/>
      <w:numFmt w:val="decimal"/>
      <w:lvlText w:val="%1."/>
      <w:lvlJc w:val="left"/>
      <w:pPr>
        <w:ind w:left="720" w:hanging="360"/>
      </w:pPr>
    </w:lvl>
    <w:lvl w:ilvl="1" w:tplc="6A2A51C8">
      <w:start w:val="1"/>
      <w:numFmt w:val="lowerLetter"/>
      <w:lvlText w:val="%2."/>
      <w:lvlJc w:val="left"/>
      <w:pPr>
        <w:ind w:left="1440" w:hanging="360"/>
      </w:pPr>
    </w:lvl>
    <w:lvl w:ilvl="2" w:tplc="D36EA184">
      <w:start w:val="1"/>
      <w:numFmt w:val="lowerRoman"/>
      <w:lvlText w:val="%3."/>
      <w:lvlJc w:val="right"/>
      <w:pPr>
        <w:ind w:left="2160" w:hanging="180"/>
      </w:pPr>
    </w:lvl>
    <w:lvl w:ilvl="3" w:tplc="B7AE23B4">
      <w:start w:val="1"/>
      <w:numFmt w:val="decimal"/>
      <w:lvlText w:val="%4."/>
      <w:lvlJc w:val="left"/>
      <w:pPr>
        <w:ind w:left="2880" w:hanging="360"/>
      </w:pPr>
    </w:lvl>
    <w:lvl w:ilvl="4" w:tplc="1F846B6A">
      <w:start w:val="1"/>
      <w:numFmt w:val="lowerLetter"/>
      <w:lvlText w:val="%5."/>
      <w:lvlJc w:val="left"/>
      <w:pPr>
        <w:ind w:left="3600" w:hanging="360"/>
      </w:pPr>
    </w:lvl>
    <w:lvl w:ilvl="5" w:tplc="60B6BE2C">
      <w:start w:val="1"/>
      <w:numFmt w:val="lowerRoman"/>
      <w:lvlText w:val="%6."/>
      <w:lvlJc w:val="right"/>
      <w:pPr>
        <w:ind w:left="4320" w:hanging="180"/>
      </w:pPr>
    </w:lvl>
    <w:lvl w:ilvl="6" w:tplc="280A5648">
      <w:start w:val="1"/>
      <w:numFmt w:val="decimal"/>
      <w:lvlText w:val="%7."/>
      <w:lvlJc w:val="left"/>
      <w:pPr>
        <w:ind w:left="5040" w:hanging="360"/>
      </w:pPr>
    </w:lvl>
    <w:lvl w:ilvl="7" w:tplc="78F018F2">
      <w:start w:val="1"/>
      <w:numFmt w:val="lowerLetter"/>
      <w:lvlText w:val="%8."/>
      <w:lvlJc w:val="left"/>
      <w:pPr>
        <w:ind w:left="5760" w:hanging="360"/>
      </w:pPr>
    </w:lvl>
    <w:lvl w:ilvl="8" w:tplc="6DDC0EA8">
      <w:start w:val="1"/>
      <w:numFmt w:val="lowerRoman"/>
      <w:lvlText w:val="%9."/>
      <w:lvlJc w:val="right"/>
      <w:pPr>
        <w:ind w:left="6480" w:hanging="180"/>
      </w:pPr>
    </w:lvl>
  </w:abstractNum>
  <w:abstractNum w:abstractNumId="13" w15:restartNumberingAfterBreak="0">
    <w:nsid w:val="26A82AD5"/>
    <w:multiLevelType w:val="hybridMultilevel"/>
    <w:tmpl w:val="BE9037C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26EF5F7F"/>
    <w:multiLevelType w:val="hybridMultilevel"/>
    <w:tmpl w:val="D466C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0A59CC"/>
    <w:multiLevelType w:val="hybridMultilevel"/>
    <w:tmpl w:val="FFFFFFFF"/>
    <w:lvl w:ilvl="0" w:tplc="78106BA8">
      <w:start w:val="1"/>
      <w:numFmt w:val="decimal"/>
      <w:lvlText w:val="%1."/>
      <w:lvlJc w:val="left"/>
      <w:pPr>
        <w:ind w:left="720" w:hanging="360"/>
      </w:pPr>
    </w:lvl>
    <w:lvl w:ilvl="1" w:tplc="8DF2F0D4">
      <w:start w:val="1"/>
      <w:numFmt w:val="lowerLetter"/>
      <w:lvlText w:val="%2."/>
      <w:lvlJc w:val="left"/>
      <w:pPr>
        <w:ind w:left="1440" w:hanging="360"/>
      </w:pPr>
    </w:lvl>
    <w:lvl w:ilvl="2" w:tplc="84647F00">
      <w:start w:val="1"/>
      <w:numFmt w:val="lowerRoman"/>
      <w:lvlText w:val="%3."/>
      <w:lvlJc w:val="right"/>
      <w:pPr>
        <w:ind w:left="2160" w:hanging="180"/>
      </w:pPr>
    </w:lvl>
    <w:lvl w:ilvl="3" w:tplc="C6342C56">
      <w:start w:val="1"/>
      <w:numFmt w:val="decimal"/>
      <w:lvlText w:val="%4."/>
      <w:lvlJc w:val="left"/>
      <w:pPr>
        <w:ind w:left="2880" w:hanging="360"/>
      </w:pPr>
    </w:lvl>
    <w:lvl w:ilvl="4" w:tplc="4216CFCA">
      <w:start w:val="1"/>
      <w:numFmt w:val="lowerLetter"/>
      <w:lvlText w:val="%5."/>
      <w:lvlJc w:val="left"/>
      <w:pPr>
        <w:ind w:left="3600" w:hanging="360"/>
      </w:pPr>
    </w:lvl>
    <w:lvl w:ilvl="5" w:tplc="27AEC4C2">
      <w:start w:val="1"/>
      <w:numFmt w:val="lowerRoman"/>
      <w:lvlText w:val="%6."/>
      <w:lvlJc w:val="right"/>
      <w:pPr>
        <w:ind w:left="4320" w:hanging="180"/>
      </w:pPr>
    </w:lvl>
    <w:lvl w:ilvl="6" w:tplc="BAEEC9BC">
      <w:start w:val="1"/>
      <w:numFmt w:val="decimal"/>
      <w:lvlText w:val="%7."/>
      <w:lvlJc w:val="left"/>
      <w:pPr>
        <w:ind w:left="5040" w:hanging="360"/>
      </w:pPr>
    </w:lvl>
    <w:lvl w:ilvl="7" w:tplc="E2C41D26">
      <w:start w:val="1"/>
      <w:numFmt w:val="lowerLetter"/>
      <w:lvlText w:val="%8."/>
      <w:lvlJc w:val="left"/>
      <w:pPr>
        <w:ind w:left="5760" w:hanging="360"/>
      </w:pPr>
    </w:lvl>
    <w:lvl w:ilvl="8" w:tplc="B02E402C">
      <w:start w:val="1"/>
      <w:numFmt w:val="lowerRoman"/>
      <w:lvlText w:val="%9."/>
      <w:lvlJc w:val="right"/>
      <w:pPr>
        <w:ind w:left="6480" w:hanging="180"/>
      </w:pPr>
    </w:lvl>
  </w:abstractNum>
  <w:abstractNum w:abstractNumId="16" w15:restartNumberingAfterBreak="0">
    <w:nsid w:val="2C7E24C1"/>
    <w:multiLevelType w:val="hybridMultilevel"/>
    <w:tmpl w:val="FFFFFFFF"/>
    <w:lvl w:ilvl="0" w:tplc="926CA8B4">
      <w:start w:val="1"/>
      <w:numFmt w:val="decimal"/>
      <w:lvlText w:val="%1."/>
      <w:lvlJc w:val="left"/>
      <w:pPr>
        <w:ind w:left="720" w:hanging="360"/>
      </w:pPr>
    </w:lvl>
    <w:lvl w:ilvl="1" w:tplc="6A78FF0E">
      <w:start w:val="1"/>
      <w:numFmt w:val="lowerLetter"/>
      <w:lvlText w:val="%2."/>
      <w:lvlJc w:val="left"/>
      <w:pPr>
        <w:ind w:left="1440" w:hanging="360"/>
      </w:pPr>
    </w:lvl>
    <w:lvl w:ilvl="2" w:tplc="85B84774">
      <w:start w:val="1"/>
      <w:numFmt w:val="lowerRoman"/>
      <w:lvlText w:val="%3."/>
      <w:lvlJc w:val="right"/>
      <w:pPr>
        <w:ind w:left="2160" w:hanging="180"/>
      </w:pPr>
    </w:lvl>
    <w:lvl w:ilvl="3" w:tplc="9E3282E6">
      <w:start w:val="1"/>
      <w:numFmt w:val="decimal"/>
      <w:lvlText w:val="%4."/>
      <w:lvlJc w:val="left"/>
      <w:pPr>
        <w:ind w:left="2880" w:hanging="360"/>
      </w:pPr>
    </w:lvl>
    <w:lvl w:ilvl="4" w:tplc="0FD0E454">
      <w:start w:val="1"/>
      <w:numFmt w:val="lowerLetter"/>
      <w:lvlText w:val="%5."/>
      <w:lvlJc w:val="left"/>
      <w:pPr>
        <w:ind w:left="3600" w:hanging="360"/>
      </w:pPr>
    </w:lvl>
    <w:lvl w:ilvl="5" w:tplc="EED2A954">
      <w:start w:val="1"/>
      <w:numFmt w:val="lowerRoman"/>
      <w:lvlText w:val="%6."/>
      <w:lvlJc w:val="right"/>
      <w:pPr>
        <w:ind w:left="4320" w:hanging="180"/>
      </w:pPr>
    </w:lvl>
    <w:lvl w:ilvl="6" w:tplc="A75ACB5E">
      <w:start w:val="1"/>
      <w:numFmt w:val="decimal"/>
      <w:lvlText w:val="%7."/>
      <w:lvlJc w:val="left"/>
      <w:pPr>
        <w:ind w:left="5040" w:hanging="360"/>
      </w:pPr>
    </w:lvl>
    <w:lvl w:ilvl="7" w:tplc="502E7F6C">
      <w:start w:val="1"/>
      <w:numFmt w:val="lowerLetter"/>
      <w:lvlText w:val="%8."/>
      <w:lvlJc w:val="left"/>
      <w:pPr>
        <w:ind w:left="5760" w:hanging="360"/>
      </w:pPr>
    </w:lvl>
    <w:lvl w:ilvl="8" w:tplc="AEE88410">
      <w:start w:val="1"/>
      <w:numFmt w:val="lowerRoman"/>
      <w:lvlText w:val="%9."/>
      <w:lvlJc w:val="right"/>
      <w:pPr>
        <w:ind w:left="6480" w:hanging="180"/>
      </w:pPr>
    </w:lvl>
  </w:abstractNum>
  <w:abstractNum w:abstractNumId="17" w15:restartNumberingAfterBreak="0">
    <w:nsid w:val="35704DAD"/>
    <w:multiLevelType w:val="hybridMultilevel"/>
    <w:tmpl w:val="46D85928"/>
    <w:lvl w:ilvl="0" w:tplc="ABA679CC">
      <w:start w:val="1"/>
      <w:numFmt w:val="bullet"/>
      <w:lvlText w:val=""/>
      <w:lvlJc w:val="left"/>
      <w:pPr>
        <w:ind w:left="720" w:hanging="360"/>
      </w:pPr>
      <w:rPr>
        <w:rFonts w:ascii="Symbol" w:hAnsi="Symbol" w:hint="default"/>
      </w:rPr>
    </w:lvl>
    <w:lvl w:ilvl="1" w:tplc="074C5174">
      <w:start w:val="1"/>
      <w:numFmt w:val="bullet"/>
      <w:lvlText w:val="o"/>
      <w:lvlJc w:val="left"/>
      <w:pPr>
        <w:ind w:left="1440" w:hanging="360"/>
      </w:pPr>
      <w:rPr>
        <w:rFonts w:ascii="Courier New" w:hAnsi="Courier New" w:hint="default"/>
      </w:rPr>
    </w:lvl>
    <w:lvl w:ilvl="2" w:tplc="34A288F6">
      <w:start w:val="1"/>
      <w:numFmt w:val="bullet"/>
      <w:lvlText w:val=""/>
      <w:lvlJc w:val="left"/>
      <w:pPr>
        <w:ind w:left="2160" w:hanging="360"/>
      </w:pPr>
      <w:rPr>
        <w:rFonts w:ascii="Wingdings" w:hAnsi="Wingdings" w:hint="default"/>
      </w:rPr>
    </w:lvl>
    <w:lvl w:ilvl="3" w:tplc="D78A5CCC">
      <w:start w:val="1"/>
      <w:numFmt w:val="bullet"/>
      <w:lvlText w:val=""/>
      <w:lvlJc w:val="left"/>
      <w:pPr>
        <w:ind w:left="2880" w:hanging="360"/>
      </w:pPr>
      <w:rPr>
        <w:rFonts w:ascii="Symbol" w:hAnsi="Symbol" w:hint="default"/>
      </w:rPr>
    </w:lvl>
    <w:lvl w:ilvl="4" w:tplc="6FEAE6D4">
      <w:start w:val="1"/>
      <w:numFmt w:val="bullet"/>
      <w:lvlText w:val="o"/>
      <w:lvlJc w:val="left"/>
      <w:pPr>
        <w:ind w:left="3600" w:hanging="360"/>
      </w:pPr>
      <w:rPr>
        <w:rFonts w:ascii="Courier New" w:hAnsi="Courier New" w:hint="default"/>
      </w:rPr>
    </w:lvl>
    <w:lvl w:ilvl="5" w:tplc="0262EB54">
      <w:start w:val="1"/>
      <w:numFmt w:val="bullet"/>
      <w:lvlText w:val=""/>
      <w:lvlJc w:val="left"/>
      <w:pPr>
        <w:ind w:left="4320" w:hanging="360"/>
      </w:pPr>
      <w:rPr>
        <w:rFonts w:ascii="Wingdings" w:hAnsi="Wingdings" w:hint="default"/>
      </w:rPr>
    </w:lvl>
    <w:lvl w:ilvl="6" w:tplc="9FA6425A">
      <w:start w:val="1"/>
      <w:numFmt w:val="bullet"/>
      <w:lvlText w:val=""/>
      <w:lvlJc w:val="left"/>
      <w:pPr>
        <w:ind w:left="5040" w:hanging="360"/>
      </w:pPr>
      <w:rPr>
        <w:rFonts w:ascii="Symbol" w:hAnsi="Symbol" w:hint="default"/>
      </w:rPr>
    </w:lvl>
    <w:lvl w:ilvl="7" w:tplc="CE867206">
      <w:start w:val="1"/>
      <w:numFmt w:val="bullet"/>
      <w:lvlText w:val="o"/>
      <w:lvlJc w:val="left"/>
      <w:pPr>
        <w:ind w:left="5760" w:hanging="360"/>
      </w:pPr>
      <w:rPr>
        <w:rFonts w:ascii="Courier New" w:hAnsi="Courier New" w:hint="default"/>
      </w:rPr>
    </w:lvl>
    <w:lvl w:ilvl="8" w:tplc="C2C45292">
      <w:start w:val="1"/>
      <w:numFmt w:val="bullet"/>
      <w:lvlText w:val=""/>
      <w:lvlJc w:val="left"/>
      <w:pPr>
        <w:ind w:left="6480" w:hanging="360"/>
      </w:pPr>
      <w:rPr>
        <w:rFonts w:ascii="Wingdings" w:hAnsi="Wingdings" w:hint="default"/>
      </w:rPr>
    </w:lvl>
  </w:abstractNum>
  <w:abstractNum w:abstractNumId="18" w15:restartNumberingAfterBreak="0">
    <w:nsid w:val="3D5E7EEE"/>
    <w:multiLevelType w:val="hybridMultilevel"/>
    <w:tmpl w:val="FFFFFFFF"/>
    <w:lvl w:ilvl="0" w:tplc="8214DC58">
      <w:start w:val="1"/>
      <w:numFmt w:val="decimal"/>
      <w:lvlText w:val="%1."/>
      <w:lvlJc w:val="left"/>
      <w:pPr>
        <w:ind w:left="720" w:hanging="360"/>
      </w:pPr>
    </w:lvl>
    <w:lvl w:ilvl="1" w:tplc="AFDAC842">
      <w:start w:val="1"/>
      <w:numFmt w:val="lowerLetter"/>
      <w:lvlText w:val="%2."/>
      <w:lvlJc w:val="left"/>
      <w:pPr>
        <w:ind w:left="1440" w:hanging="360"/>
      </w:pPr>
    </w:lvl>
    <w:lvl w:ilvl="2" w:tplc="0EF07240">
      <w:start w:val="1"/>
      <w:numFmt w:val="lowerRoman"/>
      <w:lvlText w:val="%3."/>
      <w:lvlJc w:val="right"/>
      <w:pPr>
        <w:ind w:left="2160" w:hanging="180"/>
      </w:pPr>
    </w:lvl>
    <w:lvl w:ilvl="3" w:tplc="77C08036">
      <w:start w:val="1"/>
      <w:numFmt w:val="decimal"/>
      <w:lvlText w:val="%4."/>
      <w:lvlJc w:val="left"/>
      <w:pPr>
        <w:ind w:left="2880" w:hanging="360"/>
      </w:pPr>
    </w:lvl>
    <w:lvl w:ilvl="4" w:tplc="173A5E08">
      <w:start w:val="1"/>
      <w:numFmt w:val="lowerLetter"/>
      <w:lvlText w:val="%5."/>
      <w:lvlJc w:val="left"/>
      <w:pPr>
        <w:ind w:left="3600" w:hanging="360"/>
      </w:pPr>
    </w:lvl>
    <w:lvl w:ilvl="5" w:tplc="ECAE93B8">
      <w:start w:val="1"/>
      <w:numFmt w:val="lowerRoman"/>
      <w:lvlText w:val="%6."/>
      <w:lvlJc w:val="right"/>
      <w:pPr>
        <w:ind w:left="4320" w:hanging="180"/>
      </w:pPr>
    </w:lvl>
    <w:lvl w:ilvl="6" w:tplc="5E02FFD6">
      <w:start w:val="1"/>
      <w:numFmt w:val="decimal"/>
      <w:lvlText w:val="%7."/>
      <w:lvlJc w:val="left"/>
      <w:pPr>
        <w:ind w:left="5040" w:hanging="360"/>
      </w:pPr>
    </w:lvl>
    <w:lvl w:ilvl="7" w:tplc="6C440F7A">
      <w:start w:val="1"/>
      <w:numFmt w:val="lowerLetter"/>
      <w:lvlText w:val="%8."/>
      <w:lvlJc w:val="left"/>
      <w:pPr>
        <w:ind w:left="5760" w:hanging="360"/>
      </w:pPr>
    </w:lvl>
    <w:lvl w:ilvl="8" w:tplc="1DEC57AC">
      <w:start w:val="1"/>
      <w:numFmt w:val="lowerRoman"/>
      <w:lvlText w:val="%9."/>
      <w:lvlJc w:val="right"/>
      <w:pPr>
        <w:ind w:left="6480" w:hanging="180"/>
      </w:pPr>
    </w:lvl>
  </w:abstractNum>
  <w:abstractNum w:abstractNumId="19" w15:restartNumberingAfterBreak="0">
    <w:nsid w:val="3D884A9E"/>
    <w:multiLevelType w:val="hybridMultilevel"/>
    <w:tmpl w:val="FFFFFFFF"/>
    <w:lvl w:ilvl="0" w:tplc="8EB05F64">
      <w:start w:val="1"/>
      <w:numFmt w:val="decimal"/>
      <w:lvlText w:val="%1."/>
      <w:lvlJc w:val="left"/>
      <w:pPr>
        <w:ind w:left="720" w:hanging="360"/>
      </w:pPr>
    </w:lvl>
    <w:lvl w:ilvl="1" w:tplc="E6EEBDBC">
      <w:start w:val="1"/>
      <w:numFmt w:val="lowerLetter"/>
      <w:lvlText w:val="%2."/>
      <w:lvlJc w:val="left"/>
      <w:pPr>
        <w:ind w:left="1440" w:hanging="360"/>
      </w:pPr>
    </w:lvl>
    <w:lvl w:ilvl="2" w:tplc="5BFC4714">
      <w:start w:val="1"/>
      <w:numFmt w:val="lowerRoman"/>
      <w:lvlText w:val="%3."/>
      <w:lvlJc w:val="right"/>
      <w:pPr>
        <w:ind w:left="2160" w:hanging="180"/>
      </w:pPr>
    </w:lvl>
    <w:lvl w:ilvl="3" w:tplc="18AAB58A">
      <w:start w:val="1"/>
      <w:numFmt w:val="decimal"/>
      <w:lvlText w:val="%4."/>
      <w:lvlJc w:val="left"/>
      <w:pPr>
        <w:ind w:left="2880" w:hanging="360"/>
      </w:pPr>
    </w:lvl>
    <w:lvl w:ilvl="4" w:tplc="19D68686">
      <w:start w:val="1"/>
      <w:numFmt w:val="lowerLetter"/>
      <w:lvlText w:val="%5."/>
      <w:lvlJc w:val="left"/>
      <w:pPr>
        <w:ind w:left="3600" w:hanging="360"/>
      </w:pPr>
    </w:lvl>
    <w:lvl w:ilvl="5" w:tplc="67A472BC">
      <w:start w:val="1"/>
      <w:numFmt w:val="lowerRoman"/>
      <w:lvlText w:val="%6."/>
      <w:lvlJc w:val="right"/>
      <w:pPr>
        <w:ind w:left="4320" w:hanging="180"/>
      </w:pPr>
    </w:lvl>
    <w:lvl w:ilvl="6" w:tplc="3374393A">
      <w:start w:val="1"/>
      <w:numFmt w:val="decimal"/>
      <w:lvlText w:val="%7."/>
      <w:lvlJc w:val="left"/>
      <w:pPr>
        <w:ind w:left="5040" w:hanging="360"/>
      </w:pPr>
    </w:lvl>
    <w:lvl w:ilvl="7" w:tplc="F63CF5BA">
      <w:start w:val="1"/>
      <w:numFmt w:val="lowerLetter"/>
      <w:lvlText w:val="%8."/>
      <w:lvlJc w:val="left"/>
      <w:pPr>
        <w:ind w:left="5760" w:hanging="360"/>
      </w:pPr>
    </w:lvl>
    <w:lvl w:ilvl="8" w:tplc="90E2C1E0">
      <w:start w:val="1"/>
      <w:numFmt w:val="lowerRoman"/>
      <w:lvlText w:val="%9."/>
      <w:lvlJc w:val="right"/>
      <w:pPr>
        <w:ind w:left="6480" w:hanging="180"/>
      </w:pPr>
    </w:lvl>
  </w:abstractNum>
  <w:abstractNum w:abstractNumId="20" w15:restartNumberingAfterBreak="0">
    <w:nsid w:val="48937EA4"/>
    <w:multiLevelType w:val="hybridMultilevel"/>
    <w:tmpl w:val="FFFFFFFF"/>
    <w:lvl w:ilvl="0" w:tplc="38BAB2EC">
      <w:start w:val="1"/>
      <w:numFmt w:val="decimal"/>
      <w:lvlText w:val="%1."/>
      <w:lvlJc w:val="left"/>
      <w:pPr>
        <w:ind w:left="720" w:hanging="360"/>
      </w:pPr>
    </w:lvl>
    <w:lvl w:ilvl="1" w:tplc="75E8D1FE">
      <w:start w:val="1"/>
      <w:numFmt w:val="lowerLetter"/>
      <w:lvlText w:val="%2."/>
      <w:lvlJc w:val="left"/>
      <w:pPr>
        <w:ind w:left="1440" w:hanging="360"/>
      </w:pPr>
    </w:lvl>
    <w:lvl w:ilvl="2" w:tplc="725EE156">
      <w:start w:val="1"/>
      <w:numFmt w:val="lowerRoman"/>
      <w:lvlText w:val="%3."/>
      <w:lvlJc w:val="right"/>
      <w:pPr>
        <w:ind w:left="2160" w:hanging="180"/>
      </w:pPr>
    </w:lvl>
    <w:lvl w:ilvl="3" w:tplc="3B7A381C">
      <w:start w:val="1"/>
      <w:numFmt w:val="decimal"/>
      <w:lvlText w:val="%4."/>
      <w:lvlJc w:val="left"/>
      <w:pPr>
        <w:ind w:left="2880" w:hanging="360"/>
      </w:pPr>
    </w:lvl>
    <w:lvl w:ilvl="4" w:tplc="10BE952C">
      <w:start w:val="1"/>
      <w:numFmt w:val="lowerLetter"/>
      <w:lvlText w:val="%5."/>
      <w:lvlJc w:val="left"/>
      <w:pPr>
        <w:ind w:left="3600" w:hanging="360"/>
      </w:pPr>
    </w:lvl>
    <w:lvl w:ilvl="5" w:tplc="3B0A696C">
      <w:start w:val="1"/>
      <w:numFmt w:val="lowerRoman"/>
      <w:lvlText w:val="%6."/>
      <w:lvlJc w:val="right"/>
      <w:pPr>
        <w:ind w:left="4320" w:hanging="180"/>
      </w:pPr>
    </w:lvl>
    <w:lvl w:ilvl="6" w:tplc="EF4CFDC2">
      <w:start w:val="1"/>
      <w:numFmt w:val="decimal"/>
      <w:lvlText w:val="%7."/>
      <w:lvlJc w:val="left"/>
      <w:pPr>
        <w:ind w:left="5040" w:hanging="360"/>
      </w:pPr>
    </w:lvl>
    <w:lvl w:ilvl="7" w:tplc="9FD8CEC0">
      <w:start w:val="1"/>
      <w:numFmt w:val="lowerLetter"/>
      <w:lvlText w:val="%8."/>
      <w:lvlJc w:val="left"/>
      <w:pPr>
        <w:ind w:left="5760" w:hanging="360"/>
      </w:pPr>
    </w:lvl>
    <w:lvl w:ilvl="8" w:tplc="1D5A90A0">
      <w:start w:val="1"/>
      <w:numFmt w:val="lowerRoman"/>
      <w:lvlText w:val="%9."/>
      <w:lvlJc w:val="right"/>
      <w:pPr>
        <w:ind w:left="6480" w:hanging="180"/>
      </w:pPr>
    </w:lvl>
  </w:abstractNum>
  <w:abstractNum w:abstractNumId="21" w15:restartNumberingAfterBreak="0">
    <w:nsid w:val="4C3D14DA"/>
    <w:multiLevelType w:val="hybridMultilevel"/>
    <w:tmpl w:val="6C624FA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15:restartNumberingAfterBreak="0">
    <w:nsid w:val="4EFD1040"/>
    <w:multiLevelType w:val="hybridMultilevel"/>
    <w:tmpl w:val="265283A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4A04949"/>
    <w:multiLevelType w:val="hybridMultilevel"/>
    <w:tmpl w:val="FFFFFFFF"/>
    <w:lvl w:ilvl="0" w:tplc="97865CBE">
      <w:start w:val="1"/>
      <w:numFmt w:val="decimal"/>
      <w:lvlText w:val="%1."/>
      <w:lvlJc w:val="left"/>
      <w:pPr>
        <w:ind w:left="720" w:hanging="360"/>
      </w:pPr>
    </w:lvl>
    <w:lvl w:ilvl="1" w:tplc="4AA4FB9A">
      <w:start w:val="1"/>
      <w:numFmt w:val="lowerLetter"/>
      <w:lvlText w:val="%2."/>
      <w:lvlJc w:val="left"/>
      <w:pPr>
        <w:ind w:left="1440" w:hanging="360"/>
      </w:pPr>
    </w:lvl>
    <w:lvl w:ilvl="2" w:tplc="DDA6AF64">
      <w:start w:val="1"/>
      <w:numFmt w:val="lowerRoman"/>
      <w:lvlText w:val="%3."/>
      <w:lvlJc w:val="right"/>
      <w:pPr>
        <w:ind w:left="2160" w:hanging="180"/>
      </w:pPr>
    </w:lvl>
    <w:lvl w:ilvl="3" w:tplc="0C2C52E0">
      <w:start w:val="1"/>
      <w:numFmt w:val="decimal"/>
      <w:lvlText w:val="%4."/>
      <w:lvlJc w:val="left"/>
      <w:pPr>
        <w:ind w:left="2880" w:hanging="360"/>
      </w:pPr>
    </w:lvl>
    <w:lvl w:ilvl="4" w:tplc="BC409466">
      <w:start w:val="1"/>
      <w:numFmt w:val="lowerLetter"/>
      <w:lvlText w:val="%5."/>
      <w:lvlJc w:val="left"/>
      <w:pPr>
        <w:ind w:left="3600" w:hanging="360"/>
      </w:pPr>
    </w:lvl>
    <w:lvl w:ilvl="5" w:tplc="B7CA77F8">
      <w:start w:val="1"/>
      <w:numFmt w:val="lowerRoman"/>
      <w:lvlText w:val="%6."/>
      <w:lvlJc w:val="right"/>
      <w:pPr>
        <w:ind w:left="4320" w:hanging="180"/>
      </w:pPr>
    </w:lvl>
    <w:lvl w:ilvl="6" w:tplc="C69CC71C">
      <w:start w:val="1"/>
      <w:numFmt w:val="decimal"/>
      <w:lvlText w:val="%7."/>
      <w:lvlJc w:val="left"/>
      <w:pPr>
        <w:ind w:left="5040" w:hanging="360"/>
      </w:pPr>
    </w:lvl>
    <w:lvl w:ilvl="7" w:tplc="3AA4167A">
      <w:start w:val="1"/>
      <w:numFmt w:val="lowerLetter"/>
      <w:lvlText w:val="%8."/>
      <w:lvlJc w:val="left"/>
      <w:pPr>
        <w:ind w:left="5760" w:hanging="360"/>
      </w:pPr>
    </w:lvl>
    <w:lvl w:ilvl="8" w:tplc="B39A9688">
      <w:start w:val="1"/>
      <w:numFmt w:val="lowerRoman"/>
      <w:lvlText w:val="%9."/>
      <w:lvlJc w:val="right"/>
      <w:pPr>
        <w:ind w:left="6480" w:hanging="180"/>
      </w:pPr>
    </w:lvl>
  </w:abstractNum>
  <w:abstractNum w:abstractNumId="24" w15:restartNumberingAfterBreak="0">
    <w:nsid w:val="5E064FDB"/>
    <w:multiLevelType w:val="hybridMultilevel"/>
    <w:tmpl w:val="FFFFFFFF"/>
    <w:lvl w:ilvl="0" w:tplc="803AA47A">
      <w:start w:val="1"/>
      <w:numFmt w:val="decimal"/>
      <w:lvlText w:val="%1."/>
      <w:lvlJc w:val="left"/>
      <w:pPr>
        <w:ind w:left="720" w:hanging="360"/>
      </w:pPr>
    </w:lvl>
    <w:lvl w:ilvl="1" w:tplc="53C2BCE4">
      <w:start w:val="1"/>
      <w:numFmt w:val="lowerLetter"/>
      <w:lvlText w:val="%2."/>
      <w:lvlJc w:val="left"/>
      <w:pPr>
        <w:ind w:left="1440" w:hanging="360"/>
      </w:pPr>
    </w:lvl>
    <w:lvl w:ilvl="2" w:tplc="E6724290">
      <w:start w:val="1"/>
      <w:numFmt w:val="lowerRoman"/>
      <w:lvlText w:val="%3."/>
      <w:lvlJc w:val="right"/>
      <w:pPr>
        <w:ind w:left="2160" w:hanging="180"/>
      </w:pPr>
    </w:lvl>
    <w:lvl w:ilvl="3" w:tplc="F23A2586">
      <w:start w:val="1"/>
      <w:numFmt w:val="decimal"/>
      <w:lvlText w:val="%4."/>
      <w:lvlJc w:val="left"/>
      <w:pPr>
        <w:ind w:left="2880" w:hanging="360"/>
      </w:pPr>
    </w:lvl>
    <w:lvl w:ilvl="4" w:tplc="CD5493FE">
      <w:start w:val="1"/>
      <w:numFmt w:val="lowerLetter"/>
      <w:lvlText w:val="%5."/>
      <w:lvlJc w:val="left"/>
      <w:pPr>
        <w:ind w:left="3600" w:hanging="360"/>
      </w:pPr>
    </w:lvl>
    <w:lvl w:ilvl="5" w:tplc="E800DCC4">
      <w:start w:val="1"/>
      <w:numFmt w:val="lowerRoman"/>
      <w:lvlText w:val="%6."/>
      <w:lvlJc w:val="right"/>
      <w:pPr>
        <w:ind w:left="4320" w:hanging="180"/>
      </w:pPr>
    </w:lvl>
    <w:lvl w:ilvl="6" w:tplc="C39E0FB8">
      <w:start w:val="1"/>
      <w:numFmt w:val="decimal"/>
      <w:lvlText w:val="%7."/>
      <w:lvlJc w:val="left"/>
      <w:pPr>
        <w:ind w:left="5040" w:hanging="360"/>
      </w:pPr>
    </w:lvl>
    <w:lvl w:ilvl="7" w:tplc="5E4C1A7A">
      <w:start w:val="1"/>
      <w:numFmt w:val="lowerLetter"/>
      <w:lvlText w:val="%8."/>
      <w:lvlJc w:val="left"/>
      <w:pPr>
        <w:ind w:left="5760" w:hanging="360"/>
      </w:pPr>
    </w:lvl>
    <w:lvl w:ilvl="8" w:tplc="165E689A">
      <w:start w:val="1"/>
      <w:numFmt w:val="lowerRoman"/>
      <w:lvlText w:val="%9."/>
      <w:lvlJc w:val="right"/>
      <w:pPr>
        <w:ind w:left="6480" w:hanging="180"/>
      </w:pPr>
    </w:lvl>
  </w:abstractNum>
  <w:abstractNum w:abstractNumId="25" w15:restartNumberingAfterBreak="0">
    <w:nsid w:val="62D2695E"/>
    <w:multiLevelType w:val="hybridMultilevel"/>
    <w:tmpl w:val="FFFFFFFF"/>
    <w:lvl w:ilvl="0" w:tplc="2F124C70">
      <w:start w:val="1"/>
      <w:numFmt w:val="decimal"/>
      <w:lvlText w:val="%1."/>
      <w:lvlJc w:val="left"/>
      <w:pPr>
        <w:ind w:left="720" w:hanging="360"/>
      </w:pPr>
    </w:lvl>
    <w:lvl w:ilvl="1" w:tplc="F4BC9400">
      <w:start w:val="1"/>
      <w:numFmt w:val="lowerLetter"/>
      <w:lvlText w:val="%2."/>
      <w:lvlJc w:val="left"/>
      <w:pPr>
        <w:ind w:left="1440" w:hanging="360"/>
      </w:pPr>
    </w:lvl>
    <w:lvl w:ilvl="2" w:tplc="53BA9756">
      <w:start w:val="1"/>
      <w:numFmt w:val="lowerRoman"/>
      <w:lvlText w:val="%3."/>
      <w:lvlJc w:val="right"/>
      <w:pPr>
        <w:ind w:left="2160" w:hanging="180"/>
      </w:pPr>
    </w:lvl>
    <w:lvl w:ilvl="3" w:tplc="2A6E21BE">
      <w:start w:val="1"/>
      <w:numFmt w:val="decimal"/>
      <w:lvlText w:val="%4."/>
      <w:lvlJc w:val="left"/>
      <w:pPr>
        <w:ind w:left="2880" w:hanging="360"/>
      </w:pPr>
    </w:lvl>
    <w:lvl w:ilvl="4" w:tplc="FA588B32">
      <w:start w:val="1"/>
      <w:numFmt w:val="lowerLetter"/>
      <w:lvlText w:val="%5."/>
      <w:lvlJc w:val="left"/>
      <w:pPr>
        <w:ind w:left="3600" w:hanging="360"/>
      </w:pPr>
    </w:lvl>
    <w:lvl w:ilvl="5" w:tplc="9920C53C">
      <w:start w:val="1"/>
      <w:numFmt w:val="lowerRoman"/>
      <w:lvlText w:val="%6."/>
      <w:lvlJc w:val="right"/>
      <w:pPr>
        <w:ind w:left="4320" w:hanging="180"/>
      </w:pPr>
    </w:lvl>
    <w:lvl w:ilvl="6" w:tplc="14A8D4A8">
      <w:start w:val="1"/>
      <w:numFmt w:val="decimal"/>
      <w:lvlText w:val="%7."/>
      <w:lvlJc w:val="left"/>
      <w:pPr>
        <w:ind w:left="5040" w:hanging="360"/>
      </w:pPr>
    </w:lvl>
    <w:lvl w:ilvl="7" w:tplc="E5E665C8">
      <w:start w:val="1"/>
      <w:numFmt w:val="lowerLetter"/>
      <w:lvlText w:val="%8."/>
      <w:lvlJc w:val="left"/>
      <w:pPr>
        <w:ind w:left="5760" w:hanging="360"/>
      </w:pPr>
    </w:lvl>
    <w:lvl w:ilvl="8" w:tplc="3214B192">
      <w:start w:val="1"/>
      <w:numFmt w:val="lowerRoman"/>
      <w:lvlText w:val="%9."/>
      <w:lvlJc w:val="right"/>
      <w:pPr>
        <w:ind w:left="6480" w:hanging="180"/>
      </w:pPr>
    </w:lvl>
  </w:abstractNum>
  <w:abstractNum w:abstractNumId="26" w15:restartNumberingAfterBreak="0">
    <w:nsid w:val="62E53AE3"/>
    <w:multiLevelType w:val="hybridMultilevel"/>
    <w:tmpl w:val="C2D84F4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3504F3F"/>
    <w:multiLevelType w:val="hybridMultilevel"/>
    <w:tmpl w:val="FFFFFFFF"/>
    <w:lvl w:ilvl="0" w:tplc="DFAC4460">
      <w:start w:val="1"/>
      <w:numFmt w:val="decimal"/>
      <w:lvlText w:val="%1."/>
      <w:lvlJc w:val="left"/>
      <w:pPr>
        <w:ind w:left="720" w:hanging="360"/>
      </w:pPr>
    </w:lvl>
    <w:lvl w:ilvl="1" w:tplc="9DFC5176">
      <w:start w:val="1"/>
      <w:numFmt w:val="lowerLetter"/>
      <w:lvlText w:val="%2."/>
      <w:lvlJc w:val="left"/>
      <w:pPr>
        <w:ind w:left="1440" w:hanging="360"/>
      </w:pPr>
    </w:lvl>
    <w:lvl w:ilvl="2" w:tplc="77E638BC">
      <w:start w:val="1"/>
      <w:numFmt w:val="lowerRoman"/>
      <w:lvlText w:val="%3."/>
      <w:lvlJc w:val="right"/>
      <w:pPr>
        <w:ind w:left="2160" w:hanging="180"/>
      </w:pPr>
    </w:lvl>
    <w:lvl w:ilvl="3" w:tplc="D59098B6">
      <w:start w:val="1"/>
      <w:numFmt w:val="decimal"/>
      <w:lvlText w:val="%4."/>
      <w:lvlJc w:val="left"/>
      <w:pPr>
        <w:ind w:left="2880" w:hanging="360"/>
      </w:pPr>
    </w:lvl>
    <w:lvl w:ilvl="4" w:tplc="F6D6F790">
      <w:start w:val="1"/>
      <w:numFmt w:val="lowerLetter"/>
      <w:lvlText w:val="%5."/>
      <w:lvlJc w:val="left"/>
      <w:pPr>
        <w:ind w:left="3600" w:hanging="360"/>
      </w:pPr>
    </w:lvl>
    <w:lvl w:ilvl="5" w:tplc="08C859AC">
      <w:start w:val="1"/>
      <w:numFmt w:val="lowerRoman"/>
      <w:lvlText w:val="%6."/>
      <w:lvlJc w:val="right"/>
      <w:pPr>
        <w:ind w:left="4320" w:hanging="180"/>
      </w:pPr>
    </w:lvl>
    <w:lvl w:ilvl="6" w:tplc="77AED928">
      <w:start w:val="1"/>
      <w:numFmt w:val="decimal"/>
      <w:lvlText w:val="%7."/>
      <w:lvlJc w:val="left"/>
      <w:pPr>
        <w:ind w:left="5040" w:hanging="360"/>
      </w:pPr>
    </w:lvl>
    <w:lvl w:ilvl="7" w:tplc="4CD633C6">
      <w:start w:val="1"/>
      <w:numFmt w:val="lowerLetter"/>
      <w:lvlText w:val="%8."/>
      <w:lvlJc w:val="left"/>
      <w:pPr>
        <w:ind w:left="5760" w:hanging="360"/>
      </w:pPr>
    </w:lvl>
    <w:lvl w:ilvl="8" w:tplc="9D0C47A6">
      <w:start w:val="1"/>
      <w:numFmt w:val="lowerRoman"/>
      <w:lvlText w:val="%9."/>
      <w:lvlJc w:val="right"/>
      <w:pPr>
        <w:ind w:left="6480" w:hanging="180"/>
      </w:pPr>
    </w:lvl>
  </w:abstractNum>
  <w:abstractNum w:abstractNumId="28" w15:restartNumberingAfterBreak="0">
    <w:nsid w:val="65732895"/>
    <w:multiLevelType w:val="hybridMultilevel"/>
    <w:tmpl w:val="D334F2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7E62470"/>
    <w:multiLevelType w:val="hybridMultilevel"/>
    <w:tmpl w:val="FFFFFFFF"/>
    <w:lvl w:ilvl="0" w:tplc="48985DFC">
      <w:start w:val="1"/>
      <w:numFmt w:val="decimal"/>
      <w:lvlText w:val="%1."/>
      <w:lvlJc w:val="left"/>
      <w:pPr>
        <w:ind w:left="720" w:hanging="360"/>
      </w:pPr>
    </w:lvl>
    <w:lvl w:ilvl="1" w:tplc="FED4BD02">
      <w:start w:val="1"/>
      <w:numFmt w:val="lowerLetter"/>
      <w:lvlText w:val="%2."/>
      <w:lvlJc w:val="left"/>
      <w:pPr>
        <w:ind w:left="1440" w:hanging="360"/>
      </w:pPr>
    </w:lvl>
    <w:lvl w:ilvl="2" w:tplc="80E65CE4">
      <w:start w:val="1"/>
      <w:numFmt w:val="lowerRoman"/>
      <w:lvlText w:val="%3."/>
      <w:lvlJc w:val="right"/>
      <w:pPr>
        <w:ind w:left="2160" w:hanging="180"/>
      </w:pPr>
    </w:lvl>
    <w:lvl w:ilvl="3" w:tplc="EE781076">
      <w:start w:val="1"/>
      <w:numFmt w:val="decimal"/>
      <w:lvlText w:val="%4."/>
      <w:lvlJc w:val="left"/>
      <w:pPr>
        <w:ind w:left="2880" w:hanging="360"/>
      </w:pPr>
    </w:lvl>
    <w:lvl w:ilvl="4" w:tplc="DFC8B27E">
      <w:start w:val="1"/>
      <w:numFmt w:val="lowerLetter"/>
      <w:lvlText w:val="%5."/>
      <w:lvlJc w:val="left"/>
      <w:pPr>
        <w:ind w:left="3600" w:hanging="360"/>
      </w:pPr>
    </w:lvl>
    <w:lvl w:ilvl="5" w:tplc="FC5E4928">
      <w:start w:val="1"/>
      <w:numFmt w:val="lowerRoman"/>
      <w:lvlText w:val="%6."/>
      <w:lvlJc w:val="right"/>
      <w:pPr>
        <w:ind w:left="4320" w:hanging="180"/>
      </w:pPr>
    </w:lvl>
    <w:lvl w:ilvl="6" w:tplc="E384D206">
      <w:start w:val="1"/>
      <w:numFmt w:val="decimal"/>
      <w:lvlText w:val="%7."/>
      <w:lvlJc w:val="left"/>
      <w:pPr>
        <w:ind w:left="5040" w:hanging="360"/>
      </w:pPr>
    </w:lvl>
    <w:lvl w:ilvl="7" w:tplc="AFF82BB2">
      <w:start w:val="1"/>
      <w:numFmt w:val="lowerLetter"/>
      <w:lvlText w:val="%8."/>
      <w:lvlJc w:val="left"/>
      <w:pPr>
        <w:ind w:left="5760" w:hanging="360"/>
      </w:pPr>
    </w:lvl>
    <w:lvl w:ilvl="8" w:tplc="BB9AAF14">
      <w:start w:val="1"/>
      <w:numFmt w:val="lowerRoman"/>
      <w:lvlText w:val="%9."/>
      <w:lvlJc w:val="right"/>
      <w:pPr>
        <w:ind w:left="6480" w:hanging="180"/>
      </w:pPr>
    </w:lvl>
  </w:abstractNum>
  <w:abstractNum w:abstractNumId="30" w15:restartNumberingAfterBreak="0">
    <w:nsid w:val="798B1004"/>
    <w:multiLevelType w:val="hybridMultilevel"/>
    <w:tmpl w:val="FFFFFFFF"/>
    <w:lvl w:ilvl="0" w:tplc="26DE9A7C">
      <w:start w:val="1"/>
      <w:numFmt w:val="decimal"/>
      <w:lvlText w:val="%1."/>
      <w:lvlJc w:val="left"/>
      <w:pPr>
        <w:ind w:left="720" w:hanging="360"/>
      </w:pPr>
    </w:lvl>
    <w:lvl w:ilvl="1" w:tplc="31C24F3E">
      <w:start w:val="1"/>
      <w:numFmt w:val="lowerLetter"/>
      <w:lvlText w:val="%2."/>
      <w:lvlJc w:val="left"/>
      <w:pPr>
        <w:ind w:left="1440" w:hanging="360"/>
      </w:pPr>
    </w:lvl>
    <w:lvl w:ilvl="2" w:tplc="4F34176A">
      <w:start w:val="1"/>
      <w:numFmt w:val="lowerRoman"/>
      <w:lvlText w:val="%3."/>
      <w:lvlJc w:val="right"/>
      <w:pPr>
        <w:ind w:left="2160" w:hanging="180"/>
      </w:pPr>
    </w:lvl>
    <w:lvl w:ilvl="3" w:tplc="A29E16CA">
      <w:start w:val="1"/>
      <w:numFmt w:val="decimal"/>
      <w:lvlText w:val="%4."/>
      <w:lvlJc w:val="left"/>
      <w:pPr>
        <w:ind w:left="2880" w:hanging="360"/>
      </w:pPr>
    </w:lvl>
    <w:lvl w:ilvl="4" w:tplc="C94CDB76">
      <w:start w:val="1"/>
      <w:numFmt w:val="lowerLetter"/>
      <w:lvlText w:val="%5."/>
      <w:lvlJc w:val="left"/>
      <w:pPr>
        <w:ind w:left="3600" w:hanging="360"/>
      </w:pPr>
    </w:lvl>
    <w:lvl w:ilvl="5" w:tplc="BEFECF98">
      <w:start w:val="1"/>
      <w:numFmt w:val="lowerRoman"/>
      <w:lvlText w:val="%6."/>
      <w:lvlJc w:val="right"/>
      <w:pPr>
        <w:ind w:left="4320" w:hanging="180"/>
      </w:pPr>
    </w:lvl>
    <w:lvl w:ilvl="6" w:tplc="8AB4C580">
      <w:start w:val="1"/>
      <w:numFmt w:val="decimal"/>
      <w:lvlText w:val="%7."/>
      <w:lvlJc w:val="left"/>
      <w:pPr>
        <w:ind w:left="5040" w:hanging="360"/>
      </w:pPr>
    </w:lvl>
    <w:lvl w:ilvl="7" w:tplc="5C4645CA">
      <w:start w:val="1"/>
      <w:numFmt w:val="lowerLetter"/>
      <w:lvlText w:val="%8."/>
      <w:lvlJc w:val="left"/>
      <w:pPr>
        <w:ind w:left="5760" w:hanging="360"/>
      </w:pPr>
    </w:lvl>
    <w:lvl w:ilvl="8" w:tplc="CD70D40A">
      <w:start w:val="1"/>
      <w:numFmt w:val="lowerRoman"/>
      <w:lvlText w:val="%9."/>
      <w:lvlJc w:val="right"/>
      <w:pPr>
        <w:ind w:left="6480" w:hanging="180"/>
      </w:pPr>
    </w:lvl>
  </w:abstractNum>
  <w:abstractNum w:abstractNumId="31" w15:restartNumberingAfterBreak="0">
    <w:nsid w:val="7A526A60"/>
    <w:multiLevelType w:val="hybridMultilevel"/>
    <w:tmpl w:val="FFFFFFFF"/>
    <w:lvl w:ilvl="0" w:tplc="5AB67BEE">
      <w:start w:val="1"/>
      <w:numFmt w:val="decimal"/>
      <w:lvlText w:val="%1."/>
      <w:lvlJc w:val="left"/>
      <w:pPr>
        <w:ind w:left="720" w:hanging="360"/>
      </w:pPr>
    </w:lvl>
    <w:lvl w:ilvl="1" w:tplc="B8ECABA8">
      <w:start w:val="1"/>
      <w:numFmt w:val="lowerLetter"/>
      <w:lvlText w:val="%2."/>
      <w:lvlJc w:val="left"/>
      <w:pPr>
        <w:ind w:left="1440" w:hanging="360"/>
      </w:pPr>
    </w:lvl>
    <w:lvl w:ilvl="2" w:tplc="F5CE9AA6">
      <w:start w:val="1"/>
      <w:numFmt w:val="lowerRoman"/>
      <w:lvlText w:val="%3."/>
      <w:lvlJc w:val="right"/>
      <w:pPr>
        <w:ind w:left="2160" w:hanging="180"/>
      </w:pPr>
    </w:lvl>
    <w:lvl w:ilvl="3" w:tplc="5840E8A0">
      <w:start w:val="1"/>
      <w:numFmt w:val="decimal"/>
      <w:lvlText w:val="%4."/>
      <w:lvlJc w:val="left"/>
      <w:pPr>
        <w:ind w:left="2880" w:hanging="360"/>
      </w:pPr>
    </w:lvl>
    <w:lvl w:ilvl="4" w:tplc="D03AE1C0">
      <w:start w:val="1"/>
      <w:numFmt w:val="lowerLetter"/>
      <w:lvlText w:val="%5."/>
      <w:lvlJc w:val="left"/>
      <w:pPr>
        <w:ind w:left="3600" w:hanging="360"/>
      </w:pPr>
    </w:lvl>
    <w:lvl w:ilvl="5" w:tplc="20C0C202">
      <w:start w:val="1"/>
      <w:numFmt w:val="lowerRoman"/>
      <w:lvlText w:val="%6."/>
      <w:lvlJc w:val="right"/>
      <w:pPr>
        <w:ind w:left="4320" w:hanging="180"/>
      </w:pPr>
    </w:lvl>
    <w:lvl w:ilvl="6" w:tplc="78EEC9E0">
      <w:start w:val="1"/>
      <w:numFmt w:val="decimal"/>
      <w:lvlText w:val="%7."/>
      <w:lvlJc w:val="left"/>
      <w:pPr>
        <w:ind w:left="5040" w:hanging="360"/>
      </w:pPr>
    </w:lvl>
    <w:lvl w:ilvl="7" w:tplc="172084F2">
      <w:start w:val="1"/>
      <w:numFmt w:val="lowerLetter"/>
      <w:lvlText w:val="%8."/>
      <w:lvlJc w:val="left"/>
      <w:pPr>
        <w:ind w:left="5760" w:hanging="360"/>
      </w:pPr>
    </w:lvl>
    <w:lvl w:ilvl="8" w:tplc="C9E62F16">
      <w:start w:val="1"/>
      <w:numFmt w:val="lowerRoman"/>
      <w:lvlText w:val="%9."/>
      <w:lvlJc w:val="right"/>
      <w:pPr>
        <w:ind w:left="6480" w:hanging="180"/>
      </w:pPr>
    </w:lvl>
  </w:abstractNum>
  <w:abstractNum w:abstractNumId="32" w15:restartNumberingAfterBreak="0">
    <w:nsid w:val="7AD501CC"/>
    <w:multiLevelType w:val="hybridMultilevel"/>
    <w:tmpl w:val="FFFFFFFF"/>
    <w:lvl w:ilvl="0" w:tplc="5CBC29FA">
      <w:start w:val="1"/>
      <w:numFmt w:val="decimal"/>
      <w:lvlText w:val="%1."/>
      <w:lvlJc w:val="left"/>
      <w:pPr>
        <w:ind w:left="720" w:hanging="360"/>
      </w:pPr>
    </w:lvl>
    <w:lvl w:ilvl="1" w:tplc="A91AB56A">
      <w:start w:val="1"/>
      <w:numFmt w:val="lowerLetter"/>
      <w:lvlText w:val="%2."/>
      <w:lvlJc w:val="left"/>
      <w:pPr>
        <w:ind w:left="1440" w:hanging="360"/>
      </w:pPr>
    </w:lvl>
    <w:lvl w:ilvl="2" w:tplc="14B60ADC">
      <w:start w:val="1"/>
      <w:numFmt w:val="lowerRoman"/>
      <w:lvlText w:val="%3."/>
      <w:lvlJc w:val="right"/>
      <w:pPr>
        <w:ind w:left="2160" w:hanging="180"/>
      </w:pPr>
    </w:lvl>
    <w:lvl w:ilvl="3" w:tplc="1564DE68">
      <w:start w:val="1"/>
      <w:numFmt w:val="decimal"/>
      <w:lvlText w:val="%4."/>
      <w:lvlJc w:val="left"/>
      <w:pPr>
        <w:ind w:left="2880" w:hanging="360"/>
      </w:pPr>
    </w:lvl>
    <w:lvl w:ilvl="4" w:tplc="C872717C">
      <w:start w:val="1"/>
      <w:numFmt w:val="lowerLetter"/>
      <w:lvlText w:val="%5."/>
      <w:lvlJc w:val="left"/>
      <w:pPr>
        <w:ind w:left="3600" w:hanging="360"/>
      </w:pPr>
    </w:lvl>
    <w:lvl w:ilvl="5" w:tplc="41C0D55C">
      <w:start w:val="1"/>
      <w:numFmt w:val="lowerRoman"/>
      <w:lvlText w:val="%6."/>
      <w:lvlJc w:val="right"/>
      <w:pPr>
        <w:ind w:left="4320" w:hanging="180"/>
      </w:pPr>
    </w:lvl>
    <w:lvl w:ilvl="6" w:tplc="B4C0B6DE">
      <w:start w:val="1"/>
      <w:numFmt w:val="decimal"/>
      <w:lvlText w:val="%7."/>
      <w:lvlJc w:val="left"/>
      <w:pPr>
        <w:ind w:left="5040" w:hanging="360"/>
      </w:pPr>
    </w:lvl>
    <w:lvl w:ilvl="7" w:tplc="119031A8">
      <w:start w:val="1"/>
      <w:numFmt w:val="lowerLetter"/>
      <w:lvlText w:val="%8."/>
      <w:lvlJc w:val="left"/>
      <w:pPr>
        <w:ind w:left="5760" w:hanging="360"/>
      </w:pPr>
    </w:lvl>
    <w:lvl w:ilvl="8" w:tplc="87486034">
      <w:start w:val="1"/>
      <w:numFmt w:val="lowerRoman"/>
      <w:lvlText w:val="%9."/>
      <w:lvlJc w:val="right"/>
      <w:pPr>
        <w:ind w:left="6480" w:hanging="180"/>
      </w:pPr>
    </w:lvl>
  </w:abstractNum>
  <w:abstractNum w:abstractNumId="33" w15:restartNumberingAfterBreak="0">
    <w:nsid w:val="7BFB0FFA"/>
    <w:multiLevelType w:val="hybridMultilevel"/>
    <w:tmpl w:val="FFFFFFFF"/>
    <w:lvl w:ilvl="0" w:tplc="472840E0">
      <w:start w:val="1"/>
      <w:numFmt w:val="decimal"/>
      <w:lvlText w:val="%1."/>
      <w:lvlJc w:val="left"/>
      <w:pPr>
        <w:ind w:left="720" w:hanging="360"/>
      </w:pPr>
    </w:lvl>
    <w:lvl w:ilvl="1" w:tplc="22047E3E">
      <w:start w:val="1"/>
      <w:numFmt w:val="lowerLetter"/>
      <w:lvlText w:val="%2."/>
      <w:lvlJc w:val="left"/>
      <w:pPr>
        <w:ind w:left="1440" w:hanging="360"/>
      </w:pPr>
    </w:lvl>
    <w:lvl w:ilvl="2" w:tplc="6D1C2DFC">
      <w:start w:val="1"/>
      <w:numFmt w:val="lowerRoman"/>
      <w:lvlText w:val="%3."/>
      <w:lvlJc w:val="right"/>
      <w:pPr>
        <w:ind w:left="2160" w:hanging="180"/>
      </w:pPr>
    </w:lvl>
    <w:lvl w:ilvl="3" w:tplc="A7586E00">
      <w:start w:val="1"/>
      <w:numFmt w:val="decimal"/>
      <w:lvlText w:val="%4."/>
      <w:lvlJc w:val="left"/>
      <w:pPr>
        <w:ind w:left="2880" w:hanging="360"/>
      </w:pPr>
    </w:lvl>
    <w:lvl w:ilvl="4" w:tplc="5300B534">
      <w:start w:val="1"/>
      <w:numFmt w:val="lowerLetter"/>
      <w:lvlText w:val="%5."/>
      <w:lvlJc w:val="left"/>
      <w:pPr>
        <w:ind w:left="3600" w:hanging="360"/>
      </w:pPr>
    </w:lvl>
    <w:lvl w:ilvl="5" w:tplc="1A3CC8B0">
      <w:start w:val="1"/>
      <w:numFmt w:val="lowerRoman"/>
      <w:lvlText w:val="%6."/>
      <w:lvlJc w:val="right"/>
      <w:pPr>
        <w:ind w:left="4320" w:hanging="180"/>
      </w:pPr>
    </w:lvl>
    <w:lvl w:ilvl="6" w:tplc="C1742284">
      <w:start w:val="1"/>
      <w:numFmt w:val="decimal"/>
      <w:lvlText w:val="%7."/>
      <w:lvlJc w:val="left"/>
      <w:pPr>
        <w:ind w:left="5040" w:hanging="360"/>
      </w:pPr>
    </w:lvl>
    <w:lvl w:ilvl="7" w:tplc="9FF86636">
      <w:start w:val="1"/>
      <w:numFmt w:val="lowerLetter"/>
      <w:lvlText w:val="%8."/>
      <w:lvlJc w:val="left"/>
      <w:pPr>
        <w:ind w:left="5760" w:hanging="360"/>
      </w:pPr>
    </w:lvl>
    <w:lvl w:ilvl="8" w:tplc="9A808F30">
      <w:start w:val="1"/>
      <w:numFmt w:val="lowerRoman"/>
      <w:lvlText w:val="%9."/>
      <w:lvlJc w:val="right"/>
      <w:pPr>
        <w:ind w:left="6480" w:hanging="180"/>
      </w:pPr>
    </w:lvl>
  </w:abstractNum>
  <w:abstractNum w:abstractNumId="34" w15:restartNumberingAfterBreak="0">
    <w:nsid w:val="7CAF27F7"/>
    <w:multiLevelType w:val="hybridMultilevel"/>
    <w:tmpl w:val="D17401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15:restartNumberingAfterBreak="0">
    <w:nsid w:val="7D6A24CF"/>
    <w:multiLevelType w:val="hybridMultilevel"/>
    <w:tmpl w:val="AD2E2BF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7E100695"/>
    <w:multiLevelType w:val="hybridMultilevel"/>
    <w:tmpl w:val="FFFFFFFF"/>
    <w:lvl w:ilvl="0" w:tplc="50F09702">
      <w:start w:val="1"/>
      <w:numFmt w:val="decimal"/>
      <w:lvlText w:val="%1."/>
      <w:lvlJc w:val="left"/>
      <w:pPr>
        <w:ind w:left="720" w:hanging="360"/>
      </w:pPr>
    </w:lvl>
    <w:lvl w:ilvl="1" w:tplc="CE728AF0">
      <w:start w:val="1"/>
      <w:numFmt w:val="lowerLetter"/>
      <w:lvlText w:val="%2."/>
      <w:lvlJc w:val="left"/>
      <w:pPr>
        <w:ind w:left="1440" w:hanging="360"/>
      </w:pPr>
    </w:lvl>
    <w:lvl w:ilvl="2" w:tplc="8A44DBAC">
      <w:start w:val="1"/>
      <w:numFmt w:val="lowerRoman"/>
      <w:lvlText w:val="%3."/>
      <w:lvlJc w:val="right"/>
      <w:pPr>
        <w:ind w:left="2160" w:hanging="180"/>
      </w:pPr>
    </w:lvl>
    <w:lvl w:ilvl="3" w:tplc="0EC603E0">
      <w:start w:val="1"/>
      <w:numFmt w:val="decimal"/>
      <w:lvlText w:val="%4."/>
      <w:lvlJc w:val="left"/>
      <w:pPr>
        <w:ind w:left="2880" w:hanging="360"/>
      </w:pPr>
    </w:lvl>
    <w:lvl w:ilvl="4" w:tplc="12E663BE">
      <w:start w:val="1"/>
      <w:numFmt w:val="lowerLetter"/>
      <w:lvlText w:val="%5."/>
      <w:lvlJc w:val="left"/>
      <w:pPr>
        <w:ind w:left="3600" w:hanging="360"/>
      </w:pPr>
    </w:lvl>
    <w:lvl w:ilvl="5" w:tplc="D1A8BDF8">
      <w:start w:val="1"/>
      <w:numFmt w:val="lowerRoman"/>
      <w:lvlText w:val="%6."/>
      <w:lvlJc w:val="right"/>
      <w:pPr>
        <w:ind w:left="4320" w:hanging="180"/>
      </w:pPr>
    </w:lvl>
    <w:lvl w:ilvl="6" w:tplc="6BE82140">
      <w:start w:val="1"/>
      <w:numFmt w:val="decimal"/>
      <w:lvlText w:val="%7."/>
      <w:lvlJc w:val="left"/>
      <w:pPr>
        <w:ind w:left="5040" w:hanging="360"/>
      </w:pPr>
    </w:lvl>
    <w:lvl w:ilvl="7" w:tplc="D76A8AEA">
      <w:start w:val="1"/>
      <w:numFmt w:val="lowerLetter"/>
      <w:lvlText w:val="%8."/>
      <w:lvlJc w:val="left"/>
      <w:pPr>
        <w:ind w:left="5760" w:hanging="360"/>
      </w:pPr>
    </w:lvl>
    <w:lvl w:ilvl="8" w:tplc="9BB63C8A">
      <w:start w:val="1"/>
      <w:numFmt w:val="lowerRoman"/>
      <w:lvlText w:val="%9."/>
      <w:lvlJc w:val="right"/>
      <w:pPr>
        <w:ind w:left="6480" w:hanging="180"/>
      </w:pPr>
    </w:lvl>
  </w:abstractNum>
  <w:num w:numId="1">
    <w:abstractNumId w:val="28"/>
  </w:num>
  <w:num w:numId="2">
    <w:abstractNumId w:val="10"/>
  </w:num>
  <w:num w:numId="3">
    <w:abstractNumId w:val="13"/>
  </w:num>
  <w:num w:numId="4">
    <w:abstractNumId w:val="22"/>
  </w:num>
  <w:num w:numId="5">
    <w:abstractNumId w:val="21"/>
  </w:num>
  <w:num w:numId="6">
    <w:abstractNumId w:val="26"/>
  </w:num>
  <w:num w:numId="7">
    <w:abstractNumId w:val="34"/>
  </w:num>
  <w:num w:numId="8">
    <w:abstractNumId w:val="11"/>
  </w:num>
  <w:num w:numId="9">
    <w:abstractNumId w:val="20"/>
  </w:num>
  <w:num w:numId="10">
    <w:abstractNumId w:val="33"/>
  </w:num>
  <w:num w:numId="11">
    <w:abstractNumId w:val="2"/>
  </w:num>
  <w:num w:numId="12">
    <w:abstractNumId w:val="25"/>
  </w:num>
  <w:num w:numId="13">
    <w:abstractNumId w:val="1"/>
  </w:num>
  <w:num w:numId="14">
    <w:abstractNumId w:val="35"/>
  </w:num>
  <w:num w:numId="15">
    <w:abstractNumId w:val="17"/>
  </w:num>
  <w:num w:numId="16">
    <w:abstractNumId w:val="4"/>
  </w:num>
  <w:num w:numId="17">
    <w:abstractNumId w:val="15"/>
  </w:num>
  <w:num w:numId="18">
    <w:abstractNumId w:val="16"/>
  </w:num>
  <w:num w:numId="19">
    <w:abstractNumId w:val="0"/>
  </w:num>
  <w:num w:numId="20">
    <w:abstractNumId w:val="31"/>
  </w:num>
  <w:num w:numId="21">
    <w:abstractNumId w:val="24"/>
  </w:num>
  <w:num w:numId="22">
    <w:abstractNumId w:val="19"/>
  </w:num>
  <w:num w:numId="23">
    <w:abstractNumId w:val="6"/>
  </w:num>
  <w:num w:numId="24">
    <w:abstractNumId w:val="32"/>
  </w:num>
  <w:num w:numId="25">
    <w:abstractNumId w:val="3"/>
  </w:num>
  <w:num w:numId="26">
    <w:abstractNumId w:val="36"/>
  </w:num>
  <w:num w:numId="27">
    <w:abstractNumId w:val="27"/>
  </w:num>
  <w:num w:numId="28">
    <w:abstractNumId w:val="30"/>
  </w:num>
  <w:num w:numId="29">
    <w:abstractNumId w:val="8"/>
  </w:num>
  <w:num w:numId="30">
    <w:abstractNumId w:val="12"/>
  </w:num>
  <w:num w:numId="31">
    <w:abstractNumId w:val="23"/>
  </w:num>
  <w:num w:numId="32">
    <w:abstractNumId w:val="7"/>
  </w:num>
  <w:num w:numId="33">
    <w:abstractNumId w:val="29"/>
  </w:num>
  <w:num w:numId="34">
    <w:abstractNumId w:val="5"/>
  </w:num>
  <w:num w:numId="35">
    <w:abstractNumId w:val="18"/>
  </w:num>
  <w:num w:numId="36">
    <w:abstractNumId w:val="14"/>
  </w:num>
  <w:num w:numId="37">
    <w:abstractNumId w:val="9"/>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ahui Xia">
    <w15:presenceInfo w15:providerId="None" w15:userId="Jiahui X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B47302"/>
    <w:rsid w:val="00000820"/>
    <w:rsid w:val="00000A67"/>
    <w:rsid w:val="00000B05"/>
    <w:rsid w:val="00000DDC"/>
    <w:rsid w:val="000017D1"/>
    <w:rsid w:val="00002431"/>
    <w:rsid w:val="000068D7"/>
    <w:rsid w:val="000071D7"/>
    <w:rsid w:val="00007860"/>
    <w:rsid w:val="00010FAA"/>
    <w:rsid w:val="00013A7D"/>
    <w:rsid w:val="0001409F"/>
    <w:rsid w:val="000148FC"/>
    <w:rsid w:val="00015A2C"/>
    <w:rsid w:val="000166EF"/>
    <w:rsid w:val="000175AD"/>
    <w:rsid w:val="00020361"/>
    <w:rsid w:val="00020C4F"/>
    <w:rsid w:val="00021BBC"/>
    <w:rsid w:val="0002231D"/>
    <w:rsid w:val="00023F8B"/>
    <w:rsid w:val="000246BF"/>
    <w:rsid w:val="00024AB2"/>
    <w:rsid w:val="000263D0"/>
    <w:rsid w:val="00026A30"/>
    <w:rsid w:val="00026FB9"/>
    <w:rsid w:val="00027142"/>
    <w:rsid w:val="000276C0"/>
    <w:rsid w:val="00027C7C"/>
    <w:rsid w:val="00027DAA"/>
    <w:rsid w:val="00027F3C"/>
    <w:rsid w:val="00031171"/>
    <w:rsid w:val="00032DE6"/>
    <w:rsid w:val="00035749"/>
    <w:rsid w:val="00035C82"/>
    <w:rsid w:val="00036211"/>
    <w:rsid w:val="0003631F"/>
    <w:rsid w:val="000420E9"/>
    <w:rsid w:val="00046B1E"/>
    <w:rsid w:val="00046D0F"/>
    <w:rsid w:val="000472BB"/>
    <w:rsid w:val="00047AE1"/>
    <w:rsid w:val="0005178D"/>
    <w:rsid w:val="00054504"/>
    <w:rsid w:val="00056A45"/>
    <w:rsid w:val="00056F55"/>
    <w:rsid w:val="000573C9"/>
    <w:rsid w:val="000616AC"/>
    <w:rsid w:val="000619F6"/>
    <w:rsid w:val="00065F8E"/>
    <w:rsid w:val="00066A6D"/>
    <w:rsid w:val="00071E78"/>
    <w:rsid w:val="00071F72"/>
    <w:rsid w:val="0007267D"/>
    <w:rsid w:val="00072F05"/>
    <w:rsid w:val="0007446D"/>
    <w:rsid w:val="00075A2A"/>
    <w:rsid w:val="00076998"/>
    <w:rsid w:val="00077F2D"/>
    <w:rsid w:val="000814CD"/>
    <w:rsid w:val="00081AF8"/>
    <w:rsid w:val="00081D8E"/>
    <w:rsid w:val="000827C6"/>
    <w:rsid w:val="000828E6"/>
    <w:rsid w:val="00082CAB"/>
    <w:rsid w:val="000833BA"/>
    <w:rsid w:val="00083F9C"/>
    <w:rsid w:val="00087D71"/>
    <w:rsid w:val="00090677"/>
    <w:rsid w:val="0009319B"/>
    <w:rsid w:val="00093A6B"/>
    <w:rsid w:val="00094614"/>
    <w:rsid w:val="0009559F"/>
    <w:rsid w:val="00095949"/>
    <w:rsid w:val="0009617A"/>
    <w:rsid w:val="0009645F"/>
    <w:rsid w:val="00097F04"/>
    <w:rsid w:val="000A0183"/>
    <w:rsid w:val="000B174C"/>
    <w:rsid w:val="000B1B3C"/>
    <w:rsid w:val="000B1F8A"/>
    <w:rsid w:val="000B266D"/>
    <w:rsid w:val="000B4029"/>
    <w:rsid w:val="000B412F"/>
    <w:rsid w:val="000B621A"/>
    <w:rsid w:val="000B7230"/>
    <w:rsid w:val="000B7645"/>
    <w:rsid w:val="000C05DB"/>
    <w:rsid w:val="000C0C4A"/>
    <w:rsid w:val="000C0DEC"/>
    <w:rsid w:val="000C1D6D"/>
    <w:rsid w:val="000C24BD"/>
    <w:rsid w:val="000C2E2F"/>
    <w:rsid w:val="000C3167"/>
    <w:rsid w:val="000C6505"/>
    <w:rsid w:val="000C6D49"/>
    <w:rsid w:val="000D072E"/>
    <w:rsid w:val="000D0F04"/>
    <w:rsid w:val="000D2024"/>
    <w:rsid w:val="000D533A"/>
    <w:rsid w:val="000E080D"/>
    <w:rsid w:val="000E2609"/>
    <w:rsid w:val="000E2ED7"/>
    <w:rsid w:val="000E3979"/>
    <w:rsid w:val="000E3D3B"/>
    <w:rsid w:val="000E3E36"/>
    <w:rsid w:val="000E5160"/>
    <w:rsid w:val="000F0D11"/>
    <w:rsid w:val="000F17AC"/>
    <w:rsid w:val="000F2BB9"/>
    <w:rsid w:val="000F4D48"/>
    <w:rsid w:val="000F6733"/>
    <w:rsid w:val="000F69ED"/>
    <w:rsid w:val="000F6B86"/>
    <w:rsid w:val="000F7201"/>
    <w:rsid w:val="001032FE"/>
    <w:rsid w:val="00103351"/>
    <w:rsid w:val="0010384B"/>
    <w:rsid w:val="00103AD3"/>
    <w:rsid w:val="00105B54"/>
    <w:rsid w:val="00107280"/>
    <w:rsid w:val="0010788D"/>
    <w:rsid w:val="00110EDE"/>
    <w:rsid w:val="001124B4"/>
    <w:rsid w:val="00115FA3"/>
    <w:rsid w:val="001162BA"/>
    <w:rsid w:val="00117010"/>
    <w:rsid w:val="00117FFC"/>
    <w:rsid w:val="0012027E"/>
    <w:rsid w:val="00120569"/>
    <w:rsid w:val="00120832"/>
    <w:rsid w:val="00122AD8"/>
    <w:rsid w:val="00123422"/>
    <w:rsid w:val="00125361"/>
    <w:rsid w:val="00126640"/>
    <w:rsid w:val="001269F2"/>
    <w:rsid w:val="0013272B"/>
    <w:rsid w:val="00132FFE"/>
    <w:rsid w:val="00135F42"/>
    <w:rsid w:val="0014094B"/>
    <w:rsid w:val="00141599"/>
    <w:rsid w:val="00142D0B"/>
    <w:rsid w:val="00143786"/>
    <w:rsid w:val="001451B2"/>
    <w:rsid w:val="00147EAD"/>
    <w:rsid w:val="0015110D"/>
    <w:rsid w:val="00151283"/>
    <w:rsid w:val="00151718"/>
    <w:rsid w:val="001544BC"/>
    <w:rsid w:val="00155E5D"/>
    <w:rsid w:val="00156AAC"/>
    <w:rsid w:val="001622F2"/>
    <w:rsid w:val="001651C5"/>
    <w:rsid w:val="0016647D"/>
    <w:rsid w:val="001678AB"/>
    <w:rsid w:val="001704D3"/>
    <w:rsid w:val="001752F7"/>
    <w:rsid w:val="0017622B"/>
    <w:rsid w:val="001804BB"/>
    <w:rsid w:val="00181AD4"/>
    <w:rsid w:val="00182F68"/>
    <w:rsid w:val="001833BD"/>
    <w:rsid w:val="0018353B"/>
    <w:rsid w:val="00183893"/>
    <w:rsid w:val="00185647"/>
    <w:rsid w:val="0018593C"/>
    <w:rsid w:val="00194D1F"/>
    <w:rsid w:val="00195040"/>
    <w:rsid w:val="001A0B80"/>
    <w:rsid w:val="001A1E0F"/>
    <w:rsid w:val="001A2462"/>
    <w:rsid w:val="001A2FC6"/>
    <w:rsid w:val="001A37EB"/>
    <w:rsid w:val="001A7F79"/>
    <w:rsid w:val="001B1F66"/>
    <w:rsid w:val="001B32DD"/>
    <w:rsid w:val="001B3C33"/>
    <w:rsid w:val="001B4419"/>
    <w:rsid w:val="001B4961"/>
    <w:rsid w:val="001B4C9D"/>
    <w:rsid w:val="001C4E10"/>
    <w:rsid w:val="001D05C4"/>
    <w:rsid w:val="001D3181"/>
    <w:rsid w:val="001D5A1A"/>
    <w:rsid w:val="001D6391"/>
    <w:rsid w:val="001D6B01"/>
    <w:rsid w:val="001D73F6"/>
    <w:rsid w:val="001E1308"/>
    <w:rsid w:val="001E1BE4"/>
    <w:rsid w:val="001E5218"/>
    <w:rsid w:val="001E5793"/>
    <w:rsid w:val="001E79AF"/>
    <w:rsid w:val="001F2F30"/>
    <w:rsid w:val="001F5B2A"/>
    <w:rsid w:val="00200740"/>
    <w:rsid w:val="002026D6"/>
    <w:rsid w:val="00202741"/>
    <w:rsid w:val="00202B25"/>
    <w:rsid w:val="002033CA"/>
    <w:rsid w:val="00203D03"/>
    <w:rsid w:val="00205707"/>
    <w:rsid w:val="00206FBC"/>
    <w:rsid w:val="002075F7"/>
    <w:rsid w:val="00210E03"/>
    <w:rsid w:val="002119CD"/>
    <w:rsid w:val="002123B4"/>
    <w:rsid w:val="002147AC"/>
    <w:rsid w:val="002164DB"/>
    <w:rsid w:val="00217061"/>
    <w:rsid w:val="00224A3C"/>
    <w:rsid w:val="002330E3"/>
    <w:rsid w:val="00234654"/>
    <w:rsid w:val="00234814"/>
    <w:rsid w:val="00235429"/>
    <w:rsid w:val="00237BE5"/>
    <w:rsid w:val="00241F9B"/>
    <w:rsid w:val="00242C51"/>
    <w:rsid w:val="00243524"/>
    <w:rsid w:val="00245002"/>
    <w:rsid w:val="00245875"/>
    <w:rsid w:val="00246849"/>
    <w:rsid w:val="002468AE"/>
    <w:rsid w:val="00256409"/>
    <w:rsid w:val="00256AD7"/>
    <w:rsid w:val="00257BDA"/>
    <w:rsid w:val="00262A6F"/>
    <w:rsid w:val="002638EB"/>
    <w:rsid w:val="0026496F"/>
    <w:rsid w:val="00267BFD"/>
    <w:rsid w:val="00270638"/>
    <w:rsid w:val="00270CFE"/>
    <w:rsid w:val="002718BC"/>
    <w:rsid w:val="00273439"/>
    <w:rsid w:val="002741ED"/>
    <w:rsid w:val="002758FF"/>
    <w:rsid w:val="002762AA"/>
    <w:rsid w:val="00283F56"/>
    <w:rsid w:val="002856EB"/>
    <w:rsid w:val="0028609B"/>
    <w:rsid w:val="00287FB7"/>
    <w:rsid w:val="0029096D"/>
    <w:rsid w:val="0029464A"/>
    <w:rsid w:val="00294CC0"/>
    <w:rsid w:val="002A039A"/>
    <w:rsid w:val="002A23B4"/>
    <w:rsid w:val="002A2DA5"/>
    <w:rsid w:val="002A54B0"/>
    <w:rsid w:val="002A658A"/>
    <w:rsid w:val="002A70AA"/>
    <w:rsid w:val="002B0213"/>
    <w:rsid w:val="002B0E86"/>
    <w:rsid w:val="002B1505"/>
    <w:rsid w:val="002B1C7C"/>
    <w:rsid w:val="002B2C1B"/>
    <w:rsid w:val="002B53FC"/>
    <w:rsid w:val="002C1C03"/>
    <w:rsid w:val="002C3253"/>
    <w:rsid w:val="002C51E4"/>
    <w:rsid w:val="002C5A64"/>
    <w:rsid w:val="002D2575"/>
    <w:rsid w:val="002D4CF6"/>
    <w:rsid w:val="002D63E5"/>
    <w:rsid w:val="002E5615"/>
    <w:rsid w:val="002E621D"/>
    <w:rsid w:val="002E7AC1"/>
    <w:rsid w:val="002F0487"/>
    <w:rsid w:val="002F0AD6"/>
    <w:rsid w:val="002F10D3"/>
    <w:rsid w:val="002F1D8D"/>
    <w:rsid w:val="002F1D99"/>
    <w:rsid w:val="002F2156"/>
    <w:rsid w:val="002F2198"/>
    <w:rsid w:val="002F5C32"/>
    <w:rsid w:val="002F60A1"/>
    <w:rsid w:val="002F6181"/>
    <w:rsid w:val="003005E9"/>
    <w:rsid w:val="00300E12"/>
    <w:rsid w:val="00301BE6"/>
    <w:rsid w:val="00301F34"/>
    <w:rsid w:val="0030263F"/>
    <w:rsid w:val="00310CF8"/>
    <w:rsid w:val="00312DBE"/>
    <w:rsid w:val="003137D7"/>
    <w:rsid w:val="00314291"/>
    <w:rsid w:val="00315A2E"/>
    <w:rsid w:val="00316C99"/>
    <w:rsid w:val="00317112"/>
    <w:rsid w:val="00317FE4"/>
    <w:rsid w:val="00323310"/>
    <w:rsid w:val="00324383"/>
    <w:rsid w:val="00330421"/>
    <w:rsid w:val="00331953"/>
    <w:rsid w:val="00333AE1"/>
    <w:rsid w:val="00333B12"/>
    <w:rsid w:val="00335ABE"/>
    <w:rsid w:val="00335FBE"/>
    <w:rsid w:val="003373E3"/>
    <w:rsid w:val="00340730"/>
    <w:rsid w:val="00341A96"/>
    <w:rsid w:val="003434DC"/>
    <w:rsid w:val="0034363C"/>
    <w:rsid w:val="00346062"/>
    <w:rsid w:val="00346897"/>
    <w:rsid w:val="0034735B"/>
    <w:rsid w:val="003504B3"/>
    <w:rsid w:val="0035096E"/>
    <w:rsid w:val="003525C7"/>
    <w:rsid w:val="00353375"/>
    <w:rsid w:val="00355523"/>
    <w:rsid w:val="003556B5"/>
    <w:rsid w:val="00355EF8"/>
    <w:rsid w:val="00357E85"/>
    <w:rsid w:val="00362137"/>
    <w:rsid w:val="00363520"/>
    <w:rsid w:val="00363E20"/>
    <w:rsid w:val="00364779"/>
    <w:rsid w:val="00365FB2"/>
    <w:rsid w:val="003672BF"/>
    <w:rsid w:val="00370B18"/>
    <w:rsid w:val="00375D8C"/>
    <w:rsid w:val="003766B8"/>
    <w:rsid w:val="00377130"/>
    <w:rsid w:val="0038025C"/>
    <w:rsid w:val="00381696"/>
    <w:rsid w:val="003828D2"/>
    <w:rsid w:val="00383307"/>
    <w:rsid w:val="003850D4"/>
    <w:rsid w:val="003856C8"/>
    <w:rsid w:val="00386CAB"/>
    <w:rsid w:val="00390310"/>
    <w:rsid w:val="00390B81"/>
    <w:rsid w:val="003929D1"/>
    <w:rsid w:val="0039336F"/>
    <w:rsid w:val="003956F5"/>
    <w:rsid w:val="003967FC"/>
    <w:rsid w:val="003A215A"/>
    <w:rsid w:val="003A22C4"/>
    <w:rsid w:val="003A2EB0"/>
    <w:rsid w:val="003A3AA1"/>
    <w:rsid w:val="003A3CA4"/>
    <w:rsid w:val="003A68E6"/>
    <w:rsid w:val="003A6F39"/>
    <w:rsid w:val="003B0F71"/>
    <w:rsid w:val="003B1199"/>
    <w:rsid w:val="003B1933"/>
    <w:rsid w:val="003B26CF"/>
    <w:rsid w:val="003B3FE1"/>
    <w:rsid w:val="003B4B30"/>
    <w:rsid w:val="003B5E4C"/>
    <w:rsid w:val="003B6647"/>
    <w:rsid w:val="003B669D"/>
    <w:rsid w:val="003B683B"/>
    <w:rsid w:val="003C078C"/>
    <w:rsid w:val="003C24CE"/>
    <w:rsid w:val="003C483A"/>
    <w:rsid w:val="003C5B73"/>
    <w:rsid w:val="003C5BAD"/>
    <w:rsid w:val="003C69D2"/>
    <w:rsid w:val="003C7799"/>
    <w:rsid w:val="003C77F0"/>
    <w:rsid w:val="003D0BB5"/>
    <w:rsid w:val="003D1619"/>
    <w:rsid w:val="003D1E52"/>
    <w:rsid w:val="003D215E"/>
    <w:rsid w:val="003D3F14"/>
    <w:rsid w:val="003D5BD4"/>
    <w:rsid w:val="003D5EC5"/>
    <w:rsid w:val="003D7207"/>
    <w:rsid w:val="003E268B"/>
    <w:rsid w:val="003E3577"/>
    <w:rsid w:val="003E4383"/>
    <w:rsid w:val="003F0FF3"/>
    <w:rsid w:val="003F113E"/>
    <w:rsid w:val="003F1597"/>
    <w:rsid w:val="003F3BAD"/>
    <w:rsid w:val="003F552D"/>
    <w:rsid w:val="00401C81"/>
    <w:rsid w:val="0040295A"/>
    <w:rsid w:val="004037B9"/>
    <w:rsid w:val="00403EE0"/>
    <w:rsid w:val="00404032"/>
    <w:rsid w:val="00406B3F"/>
    <w:rsid w:val="004071DB"/>
    <w:rsid w:val="00410A18"/>
    <w:rsid w:val="0041148E"/>
    <w:rsid w:val="00412C11"/>
    <w:rsid w:val="00412CE8"/>
    <w:rsid w:val="004157C2"/>
    <w:rsid w:val="004211BB"/>
    <w:rsid w:val="00421FAB"/>
    <w:rsid w:val="00422E51"/>
    <w:rsid w:val="00422ED9"/>
    <w:rsid w:val="00423673"/>
    <w:rsid w:val="00427457"/>
    <w:rsid w:val="0043410D"/>
    <w:rsid w:val="004351F6"/>
    <w:rsid w:val="00440292"/>
    <w:rsid w:val="00440B22"/>
    <w:rsid w:val="00443A82"/>
    <w:rsid w:val="00443DD3"/>
    <w:rsid w:val="00444FFC"/>
    <w:rsid w:val="004451DA"/>
    <w:rsid w:val="00445DDF"/>
    <w:rsid w:val="00447AAD"/>
    <w:rsid w:val="004521BE"/>
    <w:rsid w:val="00452761"/>
    <w:rsid w:val="00453180"/>
    <w:rsid w:val="004554FB"/>
    <w:rsid w:val="004563AA"/>
    <w:rsid w:val="00456DDB"/>
    <w:rsid w:val="00460883"/>
    <w:rsid w:val="00460B90"/>
    <w:rsid w:val="004655FE"/>
    <w:rsid w:val="004671C2"/>
    <w:rsid w:val="00471DA7"/>
    <w:rsid w:val="004724CF"/>
    <w:rsid w:val="00473555"/>
    <w:rsid w:val="00473B45"/>
    <w:rsid w:val="004763FE"/>
    <w:rsid w:val="00476526"/>
    <w:rsid w:val="0048309F"/>
    <w:rsid w:val="00483879"/>
    <w:rsid w:val="00484D5F"/>
    <w:rsid w:val="00485140"/>
    <w:rsid w:val="00486B49"/>
    <w:rsid w:val="004873A2"/>
    <w:rsid w:val="004873DB"/>
    <w:rsid w:val="004907FF"/>
    <w:rsid w:val="004914A7"/>
    <w:rsid w:val="00491ECB"/>
    <w:rsid w:val="00494380"/>
    <w:rsid w:val="004947DC"/>
    <w:rsid w:val="004965A7"/>
    <w:rsid w:val="004A639F"/>
    <w:rsid w:val="004B0D21"/>
    <w:rsid w:val="004B182C"/>
    <w:rsid w:val="004B19C0"/>
    <w:rsid w:val="004B4CF5"/>
    <w:rsid w:val="004B5659"/>
    <w:rsid w:val="004B6AD0"/>
    <w:rsid w:val="004B716B"/>
    <w:rsid w:val="004B7821"/>
    <w:rsid w:val="004B7D2D"/>
    <w:rsid w:val="004C1E41"/>
    <w:rsid w:val="004C5586"/>
    <w:rsid w:val="004D038C"/>
    <w:rsid w:val="004D047D"/>
    <w:rsid w:val="004D5034"/>
    <w:rsid w:val="004D5673"/>
    <w:rsid w:val="004D6CEC"/>
    <w:rsid w:val="004D7BE8"/>
    <w:rsid w:val="004E2092"/>
    <w:rsid w:val="004E4C4E"/>
    <w:rsid w:val="004E591C"/>
    <w:rsid w:val="004E65ED"/>
    <w:rsid w:val="004F0126"/>
    <w:rsid w:val="004F11DD"/>
    <w:rsid w:val="004F43A8"/>
    <w:rsid w:val="004F540E"/>
    <w:rsid w:val="004F7027"/>
    <w:rsid w:val="00501F96"/>
    <w:rsid w:val="00503864"/>
    <w:rsid w:val="00504D5B"/>
    <w:rsid w:val="00507DB6"/>
    <w:rsid w:val="00517C2F"/>
    <w:rsid w:val="00523727"/>
    <w:rsid w:val="005245C9"/>
    <w:rsid w:val="00524B07"/>
    <w:rsid w:val="00526A77"/>
    <w:rsid w:val="005270B0"/>
    <w:rsid w:val="00533001"/>
    <w:rsid w:val="00535732"/>
    <w:rsid w:val="00535B1D"/>
    <w:rsid w:val="00537E76"/>
    <w:rsid w:val="0054166A"/>
    <w:rsid w:val="00542A15"/>
    <w:rsid w:val="00543AFD"/>
    <w:rsid w:val="00543F45"/>
    <w:rsid w:val="00544269"/>
    <w:rsid w:val="0054428C"/>
    <w:rsid w:val="005461FB"/>
    <w:rsid w:val="00546E5A"/>
    <w:rsid w:val="00552B3D"/>
    <w:rsid w:val="0055385E"/>
    <w:rsid w:val="00553E2E"/>
    <w:rsid w:val="00554CBB"/>
    <w:rsid w:val="00556411"/>
    <w:rsid w:val="00561238"/>
    <w:rsid w:val="005620A1"/>
    <w:rsid w:val="005628FF"/>
    <w:rsid w:val="005715CE"/>
    <w:rsid w:val="0057235B"/>
    <w:rsid w:val="00573B93"/>
    <w:rsid w:val="005759D2"/>
    <w:rsid w:val="005806AE"/>
    <w:rsid w:val="00581DE2"/>
    <w:rsid w:val="00581FC8"/>
    <w:rsid w:val="00584D6B"/>
    <w:rsid w:val="00584FF5"/>
    <w:rsid w:val="00592315"/>
    <w:rsid w:val="005928CD"/>
    <w:rsid w:val="0059341F"/>
    <w:rsid w:val="00596F48"/>
    <w:rsid w:val="005A1D3C"/>
    <w:rsid w:val="005A59DB"/>
    <w:rsid w:val="005A5A73"/>
    <w:rsid w:val="005A5C56"/>
    <w:rsid w:val="005A5F82"/>
    <w:rsid w:val="005B1E8A"/>
    <w:rsid w:val="005B43E5"/>
    <w:rsid w:val="005B5B81"/>
    <w:rsid w:val="005B5DA8"/>
    <w:rsid w:val="005B628F"/>
    <w:rsid w:val="005C050C"/>
    <w:rsid w:val="005C0E24"/>
    <w:rsid w:val="005C1205"/>
    <w:rsid w:val="005C1ACD"/>
    <w:rsid w:val="005C2521"/>
    <w:rsid w:val="005C2FF4"/>
    <w:rsid w:val="005C3629"/>
    <w:rsid w:val="005C6041"/>
    <w:rsid w:val="005C6E78"/>
    <w:rsid w:val="005D1442"/>
    <w:rsid w:val="005D33B1"/>
    <w:rsid w:val="005D65E6"/>
    <w:rsid w:val="005E0CD2"/>
    <w:rsid w:val="005E61D6"/>
    <w:rsid w:val="005E6CC9"/>
    <w:rsid w:val="005E7594"/>
    <w:rsid w:val="005F01C0"/>
    <w:rsid w:val="005F5FB6"/>
    <w:rsid w:val="005F7E22"/>
    <w:rsid w:val="006010F5"/>
    <w:rsid w:val="00606026"/>
    <w:rsid w:val="0060672D"/>
    <w:rsid w:val="00611491"/>
    <w:rsid w:val="006114D9"/>
    <w:rsid w:val="0061218F"/>
    <w:rsid w:val="00612993"/>
    <w:rsid w:val="00614B21"/>
    <w:rsid w:val="006154CB"/>
    <w:rsid w:val="00623202"/>
    <w:rsid w:val="0062574F"/>
    <w:rsid w:val="00625E41"/>
    <w:rsid w:val="00627E68"/>
    <w:rsid w:val="006306C1"/>
    <w:rsid w:val="0063126A"/>
    <w:rsid w:val="006321AA"/>
    <w:rsid w:val="006360B2"/>
    <w:rsid w:val="0063768D"/>
    <w:rsid w:val="006402EC"/>
    <w:rsid w:val="0064032F"/>
    <w:rsid w:val="00640424"/>
    <w:rsid w:val="00640803"/>
    <w:rsid w:val="00644698"/>
    <w:rsid w:val="00644A80"/>
    <w:rsid w:val="00644CF0"/>
    <w:rsid w:val="006453FE"/>
    <w:rsid w:val="00647412"/>
    <w:rsid w:val="00650E89"/>
    <w:rsid w:val="00651B07"/>
    <w:rsid w:val="00654835"/>
    <w:rsid w:val="006562EC"/>
    <w:rsid w:val="00657647"/>
    <w:rsid w:val="006576AC"/>
    <w:rsid w:val="00660560"/>
    <w:rsid w:val="006623E6"/>
    <w:rsid w:val="00670F68"/>
    <w:rsid w:val="00674739"/>
    <w:rsid w:val="006760E2"/>
    <w:rsid w:val="00676232"/>
    <w:rsid w:val="00676E0C"/>
    <w:rsid w:val="006775AF"/>
    <w:rsid w:val="00677A72"/>
    <w:rsid w:val="0068069B"/>
    <w:rsid w:val="006831C8"/>
    <w:rsid w:val="006832E4"/>
    <w:rsid w:val="00685C63"/>
    <w:rsid w:val="00685F08"/>
    <w:rsid w:val="00686072"/>
    <w:rsid w:val="00686D14"/>
    <w:rsid w:val="0069118C"/>
    <w:rsid w:val="00691858"/>
    <w:rsid w:val="006920D3"/>
    <w:rsid w:val="0069708F"/>
    <w:rsid w:val="006A07E6"/>
    <w:rsid w:val="006A0AA6"/>
    <w:rsid w:val="006A5D97"/>
    <w:rsid w:val="006A69DB"/>
    <w:rsid w:val="006B3437"/>
    <w:rsid w:val="006B42F9"/>
    <w:rsid w:val="006B5305"/>
    <w:rsid w:val="006B5C6D"/>
    <w:rsid w:val="006B67C9"/>
    <w:rsid w:val="006B68BE"/>
    <w:rsid w:val="006C2D69"/>
    <w:rsid w:val="006C3163"/>
    <w:rsid w:val="006C4781"/>
    <w:rsid w:val="006C4CE3"/>
    <w:rsid w:val="006C51E1"/>
    <w:rsid w:val="006C5671"/>
    <w:rsid w:val="006C5810"/>
    <w:rsid w:val="006C651C"/>
    <w:rsid w:val="006C67E1"/>
    <w:rsid w:val="006C7E7F"/>
    <w:rsid w:val="006D0B52"/>
    <w:rsid w:val="006D1916"/>
    <w:rsid w:val="006D1E7D"/>
    <w:rsid w:val="006D2C86"/>
    <w:rsid w:val="006D4B45"/>
    <w:rsid w:val="006D7CB7"/>
    <w:rsid w:val="006E1BB0"/>
    <w:rsid w:val="006E34F1"/>
    <w:rsid w:val="006E436C"/>
    <w:rsid w:val="006E5117"/>
    <w:rsid w:val="00703B00"/>
    <w:rsid w:val="00705C24"/>
    <w:rsid w:val="007065D3"/>
    <w:rsid w:val="00706E4F"/>
    <w:rsid w:val="00711918"/>
    <w:rsid w:val="00712583"/>
    <w:rsid w:val="00712F02"/>
    <w:rsid w:val="0071480C"/>
    <w:rsid w:val="00715E98"/>
    <w:rsid w:val="0071730E"/>
    <w:rsid w:val="00721717"/>
    <w:rsid w:val="00723D25"/>
    <w:rsid w:val="0073015A"/>
    <w:rsid w:val="00730E55"/>
    <w:rsid w:val="00731AE4"/>
    <w:rsid w:val="007320E3"/>
    <w:rsid w:val="00733284"/>
    <w:rsid w:val="00733852"/>
    <w:rsid w:val="00733A29"/>
    <w:rsid w:val="00733E96"/>
    <w:rsid w:val="00737539"/>
    <w:rsid w:val="007418A5"/>
    <w:rsid w:val="00742438"/>
    <w:rsid w:val="007433B6"/>
    <w:rsid w:val="00752EC8"/>
    <w:rsid w:val="00753DFB"/>
    <w:rsid w:val="007549B4"/>
    <w:rsid w:val="0075578C"/>
    <w:rsid w:val="00755A8E"/>
    <w:rsid w:val="007565BA"/>
    <w:rsid w:val="007569D8"/>
    <w:rsid w:val="0075777B"/>
    <w:rsid w:val="00757ECE"/>
    <w:rsid w:val="007605AF"/>
    <w:rsid w:val="00761857"/>
    <w:rsid w:val="007622FE"/>
    <w:rsid w:val="0076319B"/>
    <w:rsid w:val="0076443E"/>
    <w:rsid w:val="00764772"/>
    <w:rsid w:val="00764A7B"/>
    <w:rsid w:val="00765122"/>
    <w:rsid w:val="007709CF"/>
    <w:rsid w:val="00773457"/>
    <w:rsid w:val="00775385"/>
    <w:rsid w:val="00776B0F"/>
    <w:rsid w:val="00777814"/>
    <w:rsid w:val="00777F1A"/>
    <w:rsid w:val="00780B6B"/>
    <w:rsid w:val="00781CC0"/>
    <w:rsid w:val="00783BA6"/>
    <w:rsid w:val="00785B39"/>
    <w:rsid w:val="00786D30"/>
    <w:rsid w:val="007919B0"/>
    <w:rsid w:val="00792809"/>
    <w:rsid w:val="007948D7"/>
    <w:rsid w:val="007961E2"/>
    <w:rsid w:val="00797F42"/>
    <w:rsid w:val="007A002E"/>
    <w:rsid w:val="007A07D3"/>
    <w:rsid w:val="007A0E0F"/>
    <w:rsid w:val="007A1499"/>
    <w:rsid w:val="007A2948"/>
    <w:rsid w:val="007A2D04"/>
    <w:rsid w:val="007A324E"/>
    <w:rsid w:val="007A3F35"/>
    <w:rsid w:val="007A421E"/>
    <w:rsid w:val="007A460A"/>
    <w:rsid w:val="007A494F"/>
    <w:rsid w:val="007A5737"/>
    <w:rsid w:val="007A770F"/>
    <w:rsid w:val="007A7FCE"/>
    <w:rsid w:val="007B4D6B"/>
    <w:rsid w:val="007B5FB8"/>
    <w:rsid w:val="007C047E"/>
    <w:rsid w:val="007C117D"/>
    <w:rsid w:val="007C1A64"/>
    <w:rsid w:val="007C1B28"/>
    <w:rsid w:val="007C3163"/>
    <w:rsid w:val="007C4A31"/>
    <w:rsid w:val="007C4A57"/>
    <w:rsid w:val="007C653A"/>
    <w:rsid w:val="007C6DA4"/>
    <w:rsid w:val="007D05C2"/>
    <w:rsid w:val="007D0B7C"/>
    <w:rsid w:val="007D1C94"/>
    <w:rsid w:val="007D2B6A"/>
    <w:rsid w:val="007D47B9"/>
    <w:rsid w:val="007D489F"/>
    <w:rsid w:val="007D7616"/>
    <w:rsid w:val="007E73ED"/>
    <w:rsid w:val="007F0051"/>
    <w:rsid w:val="007F2CC5"/>
    <w:rsid w:val="007F4254"/>
    <w:rsid w:val="007F5AFC"/>
    <w:rsid w:val="007F7AEE"/>
    <w:rsid w:val="00800F31"/>
    <w:rsid w:val="008026BA"/>
    <w:rsid w:val="008053AD"/>
    <w:rsid w:val="0080599A"/>
    <w:rsid w:val="00805CCA"/>
    <w:rsid w:val="0081094A"/>
    <w:rsid w:val="0081187D"/>
    <w:rsid w:val="008134B5"/>
    <w:rsid w:val="00816798"/>
    <w:rsid w:val="00820CBB"/>
    <w:rsid w:val="00821C15"/>
    <w:rsid w:val="0082206A"/>
    <w:rsid w:val="008233FD"/>
    <w:rsid w:val="00824593"/>
    <w:rsid w:val="0082605D"/>
    <w:rsid w:val="00830DA4"/>
    <w:rsid w:val="00832BB4"/>
    <w:rsid w:val="00833CAE"/>
    <w:rsid w:val="00837608"/>
    <w:rsid w:val="008377E7"/>
    <w:rsid w:val="00837936"/>
    <w:rsid w:val="008412C7"/>
    <w:rsid w:val="008413BC"/>
    <w:rsid w:val="00843715"/>
    <w:rsid w:val="008438A3"/>
    <w:rsid w:val="00843FDB"/>
    <w:rsid w:val="00845274"/>
    <w:rsid w:val="0084548B"/>
    <w:rsid w:val="00846E16"/>
    <w:rsid w:val="00847347"/>
    <w:rsid w:val="00852BF7"/>
    <w:rsid w:val="00853C95"/>
    <w:rsid w:val="00854273"/>
    <w:rsid w:val="00855B81"/>
    <w:rsid w:val="008574D8"/>
    <w:rsid w:val="00857AD1"/>
    <w:rsid w:val="00857F76"/>
    <w:rsid w:val="00861B32"/>
    <w:rsid w:val="00862A9D"/>
    <w:rsid w:val="00865870"/>
    <w:rsid w:val="00867737"/>
    <w:rsid w:val="00867A8C"/>
    <w:rsid w:val="00867F22"/>
    <w:rsid w:val="008713E5"/>
    <w:rsid w:val="008744A1"/>
    <w:rsid w:val="0087498F"/>
    <w:rsid w:val="00876BFC"/>
    <w:rsid w:val="008825B3"/>
    <w:rsid w:val="0088387D"/>
    <w:rsid w:val="008863C1"/>
    <w:rsid w:val="00886A9C"/>
    <w:rsid w:val="00886D86"/>
    <w:rsid w:val="008916E5"/>
    <w:rsid w:val="008947B4"/>
    <w:rsid w:val="0089517C"/>
    <w:rsid w:val="00895893"/>
    <w:rsid w:val="00895A78"/>
    <w:rsid w:val="008A00A8"/>
    <w:rsid w:val="008A17F3"/>
    <w:rsid w:val="008A35B7"/>
    <w:rsid w:val="008A482B"/>
    <w:rsid w:val="008A51F2"/>
    <w:rsid w:val="008A5E74"/>
    <w:rsid w:val="008A67A4"/>
    <w:rsid w:val="008A6D98"/>
    <w:rsid w:val="008A6E93"/>
    <w:rsid w:val="008A7AF1"/>
    <w:rsid w:val="008B2C94"/>
    <w:rsid w:val="008B2D98"/>
    <w:rsid w:val="008B3D35"/>
    <w:rsid w:val="008B44D2"/>
    <w:rsid w:val="008B5BA8"/>
    <w:rsid w:val="008B7BCC"/>
    <w:rsid w:val="008C19D1"/>
    <w:rsid w:val="008C1C1B"/>
    <w:rsid w:val="008C34A8"/>
    <w:rsid w:val="008C780D"/>
    <w:rsid w:val="008D00DA"/>
    <w:rsid w:val="008D0A9C"/>
    <w:rsid w:val="008D147B"/>
    <w:rsid w:val="008D30A2"/>
    <w:rsid w:val="008E00AC"/>
    <w:rsid w:val="008E046D"/>
    <w:rsid w:val="008E1DE3"/>
    <w:rsid w:val="008E4756"/>
    <w:rsid w:val="008E725D"/>
    <w:rsid w:val="008F17FB"/>
    <w:rsid w:val="008F1ABC"/>
    <w:rsid w:val="008F6BD6"/>
    <w:rsid w:val="00900768"/>
    <w:rsid w:val="00903514"/>
    <w:rsid w:val="009062C8"/>
    <w:rsid w:val="009112C6"/>
    <w:rsid w:val="00916595"/>
    <w:rsid w:val="009214A5"/>
    <w:rsid w:val="009237E5"/>
    <w:rsid w:val="00923DF1"/>
    <w:rsid w:val="0092525E"/>
    <w:rsid w:val="009263A7"/>
    <w:rsid w:val="00931A70"/>
    <w:rsid w:val="00932754"/>
    <w:rsid w:val="0093551A"/>
    <w:rsid w:val="00940056"/>
    <w:rsid w:val="009416E5"/>
    <w:rsid w:val="00941CF9"/>
    <w:rsid w:val="0094218A"/>
    <w:rsid w:val="00947132"/>
    <w:rsid w:val="0095126C"/>
    <w:rsid w:val="0095193F"/>
    <w:rsid w:val="009521F7"/>
    <w:rsid w:val="009522DB"/>
    <w:rsid w:val="00952980"/>
    <w:rsid w:val="00952A47"/>
    <w:rsid w:val="00952AE5"/>
    <w:rsid w:val="00952E10"/>
    <w:rsid w:val="00956DA1"/>
    <w:rsid w:val="009616F9"/>
    <w:rsid w:val="00961B06"/>
    <w:rsid w:val="00964FD7"/>
    <w:rsid w:val="00966713"/>
    <w:rsid w:val="0097292E"/>
    <w:rsid w:val="00973508"/>
    <w:rsid w:val="009737EC"/>
    <w:rsid w:val="009748B2"/>
    <w:rsid w:val="00974CBF"/>
    <w:rsid w:val="0097652E"/>
    <w:rsid w:val="0098084F"/>
    <w:rsid w:val="00980EBC"/>
    <w:rsid w:val="00980F13"/>
    <w:rsid w:val="009813E8"/>
    <w:rsid w:val="00982B31"/>
    <w:rsid w:val="00983C58"/>
    <w:rsid w:val="00985506"/>
    <w:rsid w:val="00987626"/>
    <w:rsid w:val="00987FE7"/>
    <w:rsid w:val="00990D25"/>
    <w:rsid w:val="00991FC0"/>
    <w:rsid w:val="0099338A"/>
    <w:rsid w:val="009935F0"/>
    <w:rsid w:val="00993DB7"/>
    <w:rsid w:val="009A16E9"/>
    <w:rsid w:val="009A2672"/>
    <w:rsid w:val="009A2C9A"/>
    <w:rsid w:val="009A5EC1"/>
    <w:rsid w:val="009B20A2"/>
    <w:rsid w:val="009B2495"/>
    <w:rsid w:val="009B361C"/>
    <w:rsid w:val="009B3B9E"/>
    <w:rsid w:val="009B4053"/>
    <w:rsid w:val="009B66F9"/>
    <w:rsid w:val="009B6E87"/>
    <w:rsid w:val="009C1082"/>
    <w:rsid w:val="009C37DB"/>
    <w:rsid w:val="009C39BE"/>
    <w:rsid w:val="009C3A07"/>
    <w:rsid w:val="009C5D69"/>
    <w:rsid w:val="009D147D"/>
    <w:rsid w:val="009D6A2B"/>
    <w:rsid w:val="009D6E7A"/>
    <w:rsid w:val="009D6FCB"/>
    <w:rsid w:val="009E02E2"/>
    <w:rsid w:val="009E0548"/>
    <w:rsid w:val="009E1946"/>
    <w:rsid w:val="009E34F6"/>
    <w:rsid w:val="009E399B"/>
    <w:rsid w:val="009E5263"/>
    <w:rsid w:val="009E6A19"/>
    <w:rsid w:val="009F0ABE"/>
    <w:rsid w:val="009F1C29"/>
    <w:rsid w:val="009F1E64"/>
    <w:rsid w:val="009F77A6"/>
    <w:rsid w:val="00A0175F"/>
    <w:rsid w:val="00A023FE"/>
    <w:rsid w:val="00A03F33"/>
    <w:rsid w:val="00A0571F"/>
    <w:rsid w:val="00A05E23"/>
    <w:rsid w:val="00A06311"/>
    <w:rsid w:val="00A108E6"/>
    <w:rsid w:val="00A10B62"/>
    <w:rsid w:val="00A12425"/>
    <w:rsid w:val="00A133F5"/>
    <w:rsid w:val="00A15513"/>
    <w:rsid w:val="00A166CE"/>
    <w:rsid w:val="00A20133"/>
    <w:rsid w:val="00A20C13"/>
    <w:rsid w:val="00A23621"/>
    <w:rsid w:val="00A24916"/>
    <w:rsid w:val="00A24A40"/>
    <w:rsid w:val="00A25094"/>
    <w:rsid w:val="00A27FC4"/>
    <w:rsid w:val="00A31393"/>
    <w:rsid w:val="00A3218A"/>
    <w:rsid w:val="00A323CB"/>
    <w:rsid w:val="00A34168"/>
    <w:rsid w:val="00A34E0B"/>
    <w:rsid w:val="00A355AF"/>
    <w:rsid w:val="00A35F35"/>
    <w:rsid w:val="00A36C46"/>
    <w:rsid w:val="00A37137"/>
    <w:rsid w:val="00A4023A"/>
    <w:rsid w:val="00A402B3"/>
    <w:rsid w:val="00A42E95"/>
    <w:rsid w:val="00A43BE0"/>
    <w:rsid w:val="00A449F4"/>
    <w:rsid w:val="00A45003"/>
    <w:rsid w:val="00A45DE5"/>
    <w:rsid w:val="00A53616"/>
    <w:rsid w:val="00A55DC1"/>
    <w:rsid w:val="00A55F9F"/>
    <w:rsid w:val="00A576F0"/>
    <w:rsid w:val="00A57E7E"/>
    <w:rsid w:val="00A61324"/>
    <w:rsid w:val="00A61ADE"/>
    <w:rsid w:val="00A6316E"/>
    <w:rsid w:val="00A640CF"/>
    <w:rsid w:val="00A65BCB"/>
    <w:rsid w:val="00A65D3D"/>
    <w:rsid w:val="00A66550"/>
    <w:rsid w:val="00A665E5"/>
    <w:rsid w:val="00A66CF2"/>
    <w:rsid w:val="00A700C2"/>
    <w:rsid w:val="00A76AF5"/>
    <w:rsid w:val="00A77944"/>
    <w:rsid w:val="00A83BF3"/>
    <w:rsid w:val="00A84E9F"/>
    <w:rsid w:val="00A85A62"/>
    <w:rsid w:val="00A85BE3"/>
    <w:rsid w:val="00A85D0C"/>
    <w:rsid w:val="00A862FC"/>
    <w:rsid w:val="00A86344"/>
    <w:rsid w:val="00A869E0"/>
    <w:rsid w:val="00A876AD"/>
    <w:rsid w:val="00A87B15"/>
    <w:rsid w:val="00A91DB8"/>
    <w:rsid w:val="00A96B94"/>
    <w:rsid w:val="00A971CE"/>
    <w:rsid w:val="00AA20C3"/>
    <w:rsid w:val="00AB0B53"/>
    <w:rsid w:val="00AB1B07"/>
    <w:rsid w:val="00AB2369"/>
    <w:rsid w:val="00AB6351"/>
    <w:rsid w:val="00AC06E0"/>
    <w:rsid w:val="00AC0D8A"/>
    <w:rsid w:val="00AC165B"/>
    <w:rsid w:val="00AC17DA"/>
    <w:rsid w:val="00AC294F"/>
    <w:rsid w:val="00AC55E9"/>
    <w:rsid w:val="00AC5956"/>
    <w:rsid w:val="00AC6574"/>
    <w:rsid w:val="00AC6F5D"/>
    <w:rsid w:val="00AD5D40"/>
    <w:rsid w:val="00AD71FA"/>
    <w:rsid w:val="00AE171E"/>
    <w:rsid w:val="00AE4AEF"/>
    <w:rsid w:val="00AE59B3"/>
    <w:rsid w:val="00AF01DA"/>
    <w:rsid w:val="00AF05F0"/>
    <w:rsid w:val="00AF1897"/>
    <w:rsid w:val="00AF5276"/>
    <w:rsid w:val="00AF53B8"/>
    <w:rsid w:val="00AF5D19"/>
    <w:rsid w:val="00AF5FBF"/>
    <w:rsid w:val="00AF6A24"/>
    <w:rsid w:val="00AF7867"/>
    <w:rsid w:val="00B0125E"/>
    <w:rsid w:val="00B02220"/>
    <w:rsid w:val="00B0433D"/>
    <w:rsid w:val="00B04502"/>
    <w:rsid w:val="00B07586"/>
    <w:rsid w:val="00B1081E"/>
    <w:rsid w:val="00B14FE0"/>
    <w:rsid w:val="00B17AE0"/>
    <w:rsid w:val="00B243A0"/>
    <w:rsid w:val="00B25963"/>
    <w:rsid w:val="00B27004"/>
    <w:rsid w:val="00B27986"/>
    <w:rsid w:val="00B3025E"/>
    <w:rsid w:val="00B31B5F"/>
    <w:rsid w:val="00B32E76"/>
    <w:rsid w:val="00B373A5"/>
    <w:rsid w:val="00B42077"/>
    <w:rsid w:val="00B42512"/>
    <w:rsid w:val="00B425BB"/>
    <w:rsid w:val="00B427E6"/>
    <w:rsid w:val="00B42AF0"/>
    <w:rsid w:val="00B42BA4"/>
    <w:rsid w:val="00B43467"/>
    <w:rsid w:val="00B47C04"/>
    <w:rsid w:val="00B512B4"/>
    <w:rsid w:val="00B5195B"/>
    <w:rsid w:val="00B52CCE"/>
    <w:rsid w:val="00B52DF5"/>
    <w:rsid w:val="00B53042"/>
    <w:rsid w:val="00B533D1"/>
    <w:rsid w:val="00B53500"/>
    <w:rsid w:val="00B536FB"/>
    <w:rsid w:val="00B53D40"/>
    <w:rsid w:val="00B55AE7"/>
    <w:rsid w:val="00B55F3E"/>
    <w:rsid w:val="00B57471"/>
    <w:rsid w:val="00B57482"/>
    <w:rsid w:val="00B62029"/>
    <w:rsid w:val="00B62D42"/>
    <w:rsid w:val="00B66DCE"/>
    <w:rsid w:val="00B6717A"/>
    <w:rsid w:val="00B67ACF"/>
    <w:rsid w:val="00B701E6"/>
    <w:rsid w:val="00B71D5A"/>
    <w:rsid w:val="00B75875"/>
    <w:rsid w:val="00B7625C"/>
    <w:rsid w:val="00B77C34"/>
    <w:rsid w:val="00B821D1"/>
    <w:rsid w:val="00B82951"/>
    <w:rsid w:val="00B82ABA"/>
    <w:rsid w:val="00B83206"/>
    <w:rsid w:val="00B837CB"/>
    <w:rsid w:val="00B8453A"/>
    <w:rsid w:val="00B90142"/>
    <w:rsid w:val="00B90CD8"/>
    <w:rsid w:val="00B9195F"/>
    <w:rsid w:val="00B92F99"/>
    <w:rsid w:val="00B93C7B"/>
    <w:rsid w:val="00B97C22"/>
    <w:rsid w:val="00B97FF5"/>
    <w:rsid w:val="00BA1DC8"/>
    <w:rsid w:val="00BA1E12"/>
    <w:rsid w:val="00BA2DDA"/>
    <w:rsid w:val="00BA3475"/>
    <w:rsid w:val="00BA354B"/>
    <w:rsid w:val="00BB1C8D"/>
    <w:rsid w:val="00BB2DBA"/>
    <w:rsid w:val="00BB5B11"/>
    <w:rsid w:val="00BC189A"/>
    <w:rsid w:val="00BC3E1B"/>
    <w:rsid w:val="00BC4504"/>
    <w:rsid w:val="00BC4FD3"/>
    <w:rsid w:val="00BC5DD3"/>
    <w:rsid w:val="00BC6B66"/>
    <w:rsid w:val="00BD3B78"/>
    <w:rsid w:val="00BD5950"/>
    <w:rsid w:val="00BD78A1"/>
    <w:rsid w:val="00BD79C2"/>
    <w:rsid w:val="00BE2748"/>
    <w:rsid w:val="00BE4034"/>
    <w:rsid w:val="00BE480F"/>
    <w:rsid w:val="00BE6DFE"/>
    <w:rsid w:val="00BF0066"/>
    <w:rsid w:val="00BF2080"/>
    <w:rsid w:val="00BF509E"/>
    <w:rsid w:val="00BF5673"/>
    <w:rsid w:val="00C00639"/>
    <w:rsid w:val="00C00AC2"/>
    <w:rsid w:val="00C018B6"/>
    <w:rsid w:val="00C02345"/>
    <w:rsid w:val="00C058F9"/>
    <w:rsid w:val="00C0642A"/>
    <w:rsid w:val="00C06AC5"/>
    <w:rsid w:val="00C06E7C"/>
    <w:rsid w:val="00C06EE6"/>
    <w:rsid w:val="00C077A7"/>
    <w:rsid w:val="00C121A9"/>
    <w:rsid w:val="00C1277B"/>
    <w:rsid w:val="00C14ECE"/>
    <w:rsid w:val="00C15077"/>
    <w:rsid w:val="00C167AB"/>
    <w:rsid w:val="00C17166"/>
    <w:rsid w:val="00C17CB2"/>
    <w:rsid w:val="00C17DC6"/>
    <w:rsid w:val="00C20CEE"/>
    <w:rsid w:val="00C21E00"/>
    <w:rsid w:val="00C3228B"/>
    <w:rsid w:val="00C32BA7"/>
    <w:rsid w:val="00C33753"/>
    <w:rsid w:val="00C33AF8"/>
    <w:rsid w:val="00C33EF7"/>
    <w:rsid w:val="00C35924"/>
    <w:rsid w:val="00C36130"/>
    <w:rsid w:val="00C37F0C"/>
    <w:rsid w:val="00C416FC"/>
    <w:rsid w:val="00C43B5A"/>
    <w:rsid w:val="00C44614"/>
    <w:rsid w:val="00C45ABC"/>
    <w:rsid w:val="00C470FC"/>
    <w:rsid w:val="00C47BB2"/>
    <w:rsid w:val="00C54E7C"/>
    <w:rsid w:val="00C60203"/>
    <w:rsid w:val="00C61BB5"/>
    <w:rsid w:val="00C61BCA"/>
    <w:rsid w:val="00C627AE"/>
    <w:rsid w:val="00C62EA3"/>
    <w:rsid w:val="00C64EB8"/>
    <w:rsid w:val="00C6545C"/>
    <w:rsid w:val="00C76872"/>
    <w:rsid w:val="00C80CFD"/>
    <w:rsid w:val="00C80CFF"/>
    <w:rsid w:val="00C82F07"/>
    <w:rsid w:val="00C83BFC"/>
    <w:rsid w:val="00C852CC"/>
    <w:rsid w:val="00C86A4B"/>
    <w:rsid w:val="00C902AD"/>
    <w:rsid w:val="00C916AB"/>
    <w:rsid w:val="00C91A00"/>
    <w:rsid w:val="00C92CE2"/>
    <w:rsid w:val="00C94041"/>
    <w:rsid w:val="00C94FD9"/>
    <w:rsid w:val="00C95521"/>
    <w:rsid w:val="00C96953"/>
    <w:rsid w:val="00CA253E"/>
    <w:rsid w:val="00CA2C26"/>
    <w:rsid w:val="00CA36B6"/>
    <w:rsid w:val="00CA4021"/>
    <w:rsid w:val="00CA4812"/>
    <w:rsid w:val="00CA5790"/>
    <w:rsid w:val="00CA65AA"/>
    <w:rsid w:val="00CA72DC"/>
    <w:rsid w:val="00CB01D8"/>
    <w:rsid w:val="00CB1E49"/>
    <w:rsid w:val="00CB402B"/>
    <w:rsid w:val="00CB4C7F"/>
    <w:rsid w:val="00CB4F83"/>
    <w:rsid w:val="00CB59AD"/>
    <w:rsid w:val="00CB7C70"/>
    <w:rsid w:val="00CC072A"/>
    <w:rsid w:val="00CC24F4"/>
    <w:rsid w:val="00CC6FD7"/>
    <w:rsid w:val="00CC70AA"/>
    <w:rsid w:val="00CD0A3B"/>
    <w:rsid w:val="00CD72EB"/>
    <w:rsid w:val="00CE1833"/>
    <w:rsid w:val="00CE1EEC"/>
    <w:rsid w:val="00CE2BD5"/>
    <w:rsid w:val="00CE31BC"/>
    <w:rsid w:val="00CE629C"/>
    <w:rsid w:val="00CE6D7B"/>
    <w:rsid w:val="00CE6E86"/>
    <w:rsid w:val="00CE7559"/>
    <w:rsid w:val="00CF3219"/>
    <w:rsid w:val="00CF3435"/>
    <w:rsid w:val="00CF3EF9"/>
    <w:rsid w:val="00D0038E"/>
    <w:rsid w:val="00D03713"/>
    <w:rsid w:val="00D04253"/>
    <w:rsid w:val="00D05A8D"/>
    <w:rsid w:val="00D07534"/>
    <w:rsid w:val="00D1161E"/>
    <w:rsid w:val="00D12437"/>
    <w:rsid w:val="00D1411A"/>
    <w:rsid w:val="00D14AE2"/>
    <w:rsid w:val="00D15CC5"/>
    <w:rsid w:val="00D16A4F"/>
    <w:rsid w:val="00D17E55"/>
    <w:rsid w:val="00D20F23"/>
    <w:rsid w:val="00D2157C"/>
    <w:rsid w:val="00D21666"/>
    <w:rsid w:val="00D2302F"/>
    <w:rsid w:val="00D2367E"/>
    <w:rsid w:val="00D30AAA"/>
    <w:rsid w:val="00D31A4D"/>
    <w:rsid w:val="00D32E3D"/>
    <w:rsid w:val="00D40EBD"/>
    <w:rsid w:val="00D41072"/>
    <w:rsid w:val="00D4119D"/>
    <w:rsid w:val="00D446A0"/>
    <w:rsid w:val="00D46AD2"/>
    <w:rsid w:val="00D46CB8"/>
    <w:rsid w:val="00D47C21"/>
    <w:rsid w:val="00D51A61"/>
    <w:rsid w:val="00D55220"/>
    <w:rsid w:val="00D55F0E"/>
    <w:rsid w:val="00D5641D"/>
    <w:rsid w:val="00D566C7"/>
    <w:rsid w:val="00D65959"/>
    <w:rsid w:val="00D6649D"/>
    <w:rsid w:val="00D71B18"/>
    <w:rsid w:val="00D71B46"/>
    <w:rsid w:val="00D72191"/>
    <w:rsid w:val="00D7310D"/>
    <w:rsid w:val="00D77F03"/>
    <w:rsid w:val="00D805DB"/>
    <w:rsid w:val="00D81975"/>
    <w:rsid w:val="00D832A7"/>
    <w:rsid w:val="00D83314"/>
    <w:rsid w:val="00D855B4"/>
    <w:rsid w:val="00D86A20"/>
    <w:rsid w:val="00D86F15"/>
    <w:rsid w:val="00D90175"/>
    <w:rsid w:val="00D90B1F"/>
    <w:rsid w:val="00D932FE"/>
    <w:rsid w:val="00DA04C0"/>
    <w:rsid w:val="00DA23B3"/>
    <w:rsid w:val="00DA2A44"/>
    <w:rsid w:val="00DA2C3F"/>
    <w:rsid w:val="00DA7051"/>
    <w:rsid w:val="00DA7187"/>
    <w:rsid w:val="00DB13A0"/>
    <w:rsid w:val="00DB1F6F"/>
    <w:rsid w:val="00DB2FAE"/>
    <w:rsid w:val="00DB4303"/>
    <w:rsid w:val="00DB7D37"/>
    <w:rsid w:val="00DC5779"/>
    <w:rsid w:val="00DC5F95"/>
    <w:rsid w:val="00DC697F"/>
    <w:rsid w:val="00DC698E"/>
    <w:rsid w:val="00DD0029"/>
    <w:rsid w:val="00DD143E"/>
    <w:rsid w:val="00DD47D0"/>
    <w:rsid w:val="00DD6062"/>
    <w:rsid w:val="00DD7328"/>
    <w:rsid w:val="00DE3E9D"/>
    <w:rsid w:val="00DE48E5"/>
    <w:rsid w:val="00DE4FA7"/>
    <w:rsid w:val="00DE50A3"/>
    <w:rsid w:val="00DE5916"/>
    <w:rsid w:val="00DF3FC2"/>
    <w:rsid w:val="00E04642"/>
    <w:rsid w:val="00E049B2"/>
    <w:rsid w:val="00E05635"/>
    <w:rsid w:val="00E05772"/>
    <w:rsid w:val="00E10AA0"/>
    <w:rsid w:val="00E12329"/>
    <w:rsid w:val="00E15497"/>
    <w:rsid w:val="00E15ABF"/>
    <w:rsid w:val="00E20631"/>
    <w:rsid w:val="00E216A7"/>
    <w:rsid w:val="00E24138"/>
    <w:rsid w:val="00E24344"/>
    <w:rsid w:val="00E25370"/>
    <w:rsid w:val="00E31884"/>
    <w:rsid w:val="00E33FAB"/>
    <w:rsid w:val="00E37299"/>
    <w:rsid w:val="00E37A2D"/>
    <w:rsid w:val="00E37B3B"/>
    <w:rsid w:val="00E42683"/>
    <w:rsid w:val="00E4338F"/>
    <w:rsid w:val="00E43B50"/>
    <w:rsid w:val="00E47DA5"/>
    <w:rsid w:val="00E525A2"/>
    <w:rsid w:val="00E539E9"/>
    <w:rsid w:val="00E55A97"/>
    <w:rsid w:val="00E561B6"/>
    <w:rsid w:val="00E5674B"/>
    <w:rsid w:val="00E575EC"/>
    <w:rsid w:val="00E57F14"/>
    <w:rsid w:val="00E6093E"/>
    <w:rsid w:val="00E611AE"/>
    <w:rsid w:val="00E62AE0"/>
    <w:rsid w:val="00E7050D"/>
    <w:rsid w:val="00E71FB7"/>
    <w:rsid w:val="00E730A0"/>
    <w:rsid w:val="00E73248"/>
    <w:rsid w:val="00E73CA5"/>
    <w:rsid w:val="00E75198"/>
    <w:rsid w:val="00E77751"/>
    <w:rsid w:val="00E8097B"/>
    <w:rsid w:val="00E819BF"/>
    <w:rsid w:val="00E83F2F"/>
    <w:rsid w:val="00E86A6A"/>
    <w:rsid w:val="00E87F83"/>
    <w:rsid w:val="00E9157B"/>
    <w:rsid w:val="00E919BC"/>
    <w:rsid w:val="00E9532A"/>
    <w:rsid w:val="00E953BB"/>
    <w:rsid w:val="00E96B9A"/>
    <w:rsid w:val="00EA00E2"/>
    <w:rsid w:val="00EA13E6"/>
    <w:rsid w:val="00EA306F"/>
    <w:rsid w:val="00EA4080"/>
    <w:rsid w:val="00EA51C3"/>
    <w:rsid w:val="00EB0031"/>
    <w:rsid w:val="00EB0A3C"/>
    <w:rsid w:val="00EB59D0"/>
    <w:rsid w:val="00EB5F34"/>
    <w:rsid w:val="00EB6F0C"/>
    <w:rsid w:val="00EB7B09"/>
    <w:rsid w:val="00EB7E47"/>
    <w:rsid w:val="00EC28A3"/>
    <w:rsid w:val="00EC2984"/>
    <w:rsid w:val="00EC379A"/>
    <w:rsid w:val="00EC4303"/>
    <w:rsid w:val="00EC50B0"/>
    <w:rsid w:val="00EC51E4"/>
    <w:rsid w:val="00EC53CA"/>
    <w:rsid w:val="00EC7039"/>
    <w:rsid w:val="00ED0759"/>
    <w:rsid w:val="00ED24DB"/>
    <w:rsid w:val="00ED4091"/>
    <w:rsid w:val="00EE05A2"/>
    <w:rsid w:val="00EE2794"/>
    <w:rsid w:val="00EE29E9"/>
    <w:rsid w:val="00EE2B0C"/>
    <w:rsid w:val="00EE368C"/>
    <w:rsid w:val="00EE3784"/>
    <w:rsid w:val="00EE384C"/>
    <w:rsid w:val="00EE3BAA"/>
    <w:rsid w:val="00EE544F"/>
    <w:rsid w:val="00EE596D"/>
    <w:rsid w:val="00EE5B6D"/>
    <w:rsid w:val="00EE7519"/>
    <w:rsid w:val="00EE7F83"/>
    <w:rsid w:val="00EF0021"/>
    <w:rsid w:val="00EF1700"/>
    <w:rsid w:val="00EF2A9A"/>
    <w:rsid w:val="00EF37CD"/>
    <w:rsid w:val="00EF39D2"/>
    <w:rsid w:val="00EF5A74"/>
    <w:rsid w:val="00EF7DDA"/>
    <w:rsid w:val="00F008BE"/>
    <w:rsid w:val="00F030BD"/>
    <w:rsid w:val="00F03557"/>
    <w:rsid w:val="00F07D73"/>
    <w:rsid w:val="00F10BFA"/>
    <w:rsid w:val="00F11D3D"/>
    <w:rsid w:val="00F11F8D"/>
    <w:rsid w:val="00F1230B"/>
    <w:rsid w:val="00F12FE6"/>
    <w:rsid w:val="00F139EC"/>
    <w:rsid w:val="00F1563D"/>
    <w:rsid w:val="00F15B12"/>
    <w:rsid w:val="00F162FA"/>
    <w:rsid w:val="00F16693"/>
    <w:rsid w:val="00F17181"/>
    <w:rsid w:val="00F20D36"/>
    <w:rsid w:val="00F246BC"/>
    <w:rsid w:val="00F24B78"/>
    <w:rsid w:val="00F2526F"/>
    <w:rsid w:val="00F269F8"/>
    <w:rsid w:val="00F2793A"/>
    <w:rsid w:val="00F31963"/>
    <w:rsid w:val="00F32CDA"/>
    <w:rsid w:val="00F40B98"/>
    <w:rsid w:val="00F425F9"/>
    <w:rsid w:val="00F42A4F"/>
    <w:rsid w:val="00F50926"/>
    <w:rsid w:val="00F51ED7"/>
    <w:rsid w:val="00F523FD"/>
    <w:rsid w:val="00F5715B"/>
    <w:rsid w:val="00F57CCE"/>
    <w:rsid w:val="00F57E78"/>
    <w:rsid w:val="00F6025F"/>
    <w:rsid w:val="00F60807"/>
    <w:rsid w:val="00F61048"/>
    <w:rsid w:val="00F630FF"/>
    <w:rsid w:val="00F656EC"/>
    <w:rsid w:val="00F66114"/>
    <w:rsid w:val="00F668A3"/>
    <w:rsid w:val="00F67851"/>
    <w:rsid w:val="00F67F3A"/>
    <w:rsid w:val="00F71A44"/>
    <w:rsid w:val="00F720CF"/>
    <w:rsid w:val="00F72787"/>
    <w:rsid w:val="00F7445F"/>
    <w:rsid w:val="00F75861"/>
    <w:rsid w:val="00F767FB"/>
    <w:rsid w:val="00F777C3"/>
    <w:rsid w:val="00F80645"/>
    <w:rsid w:val="00F818A8"/>
    <w:rsid w:val="00F83DE3"/>
    <w:rsid w:val="00F86F84"/>
    <w:rsid w:val="00F90A9C"/>
    <w:rsid w:val="00F91626"/>
    <w:rsid w:val="00F93EBC"/>
    <w:rsid w:val="00F93F05"/>
    <w:rsid w:val="00F950FC"/>
    <w:rsid w:val="00F95A85"/>
    <w:rsid w:val="00F96FBC"/>
    <w:rsid w:val="00FA0243"/>
    <w:rsid w:val="00FA044C"/>
    <w:rsid w:val="00FA0DF4"/>
    <w:rsid w:val="00FA21EA"/>
    <w:rsid w:val="00FA4728"/>
    <w:rsid w:val="00FA4AA1"/>
    <w:rsid w:val="00FA7469"/>
    <w:rsid w:val="00FA7AFA"/>
    <w:rsid w:val="00FB12E3"/>
    <w:rsid w:val="00FB206F"/>
    <w:rsid w:val="00FB2C8D"/>
    <w:rsid w:val="00FB7309"/>
    <w:rsid w:val="00FC0E06"/>
    <w:rsid w:val="00FC2C26"/>
    <w:rsid w:val="00FC47BE"/>
    <w:rsid w:val="00FC5079"/>
    <w:rsid w:val="00FC5726"/>
    <w:rsid w:val="00FC79F3"/>
    <w:rsid w:val="00FD0810"/>
    <w:rsid w:val="00FD11BA"/>
    <w:rsid w:val="00FD1AFC"/>
    <w:rsid w:val="00FE4AA5"/>
    <w:rsid w:val="00FE5119"/>
    <w:rsid w:val="00FF0426"/>
    <w:rsid w:val="00FF0E8C"/>
    <w:rsid w:val="00FF1DC2"/>
    <w:rsid w:val="00FF4A39"/>
    <w:rsid w:val="00FF7DA1"/>
    <w:rsid w:val="012DCFBE"/>
    <w:rsid w:val="019247FE"/>
    <w:rsid w:val="021DA8B0"/>
    <w:rsid w:val="024ABC5D"/>
    <w:rsid w:val="02616548"/>
    <w:rsid w:val="0264B8A0"/>
    <w:rsid w:val="026E8839"/>
    <w:rsid w:val="02954144"/>
    <w:rsid w:val="02F71456"/>
    <w:rsid w:val="032856E3"/>
    <w:rsid w:val="0329323F"/>
    <w:rsid w:val="035CE1F5"/>
    <w:rsid w:val="03637921"/>
    <w:rsid w:val="03D81588"/>
    <w:rsid w:val="0419530C"/>
    <w:rsid w:val="04346C57"/>
    <w:rsid w:val="0450B04F"/>
    <w:rsid w:val="047517C0"/>
    <w:rsid w:val="04D4332B"/>
    <w:rsid w:val="050C0A4F"/>
    <w:rsid w:val="05E92E64"/>
    <w:rsid w:val="05F37CC6"/>
    <w:rsid w:val="061C944D"/>
    <w:rsid w:val="063CA183"/>
    <w:rsid w:val="068D11CD"/>
    <w:rsid w:val="06958F55"/>
    <w:rsid w:val="069C37C0"/>
    <w:rsid w:val="06BC44F6"/>
    <w:rsid w:val="06C66823"/>
    <w:rsid w:val="074B8511"/>
    <w:rsid w:val="0752B764"/>
    <w:rsid w:val="07B27061"/>
    <w:rsid w:val="07BE3838"/>
    <w:rsid w:val="08064EDF"/>
    <w:rsid w:val="0813830F"/>
    <w:rsid w:val="084C5E93"/>
    <w:rsid w:val="08808AE5"/>
    <w:rsid w:val="0881B8DA"/>
    <w:rsid w:val="0884B8CA"/>
    <w:rsid w:val="08A9762D"/>
    <w:rsid w:val="08CC2944"/>
    <w:rsid w:val="0967B79B"/>
    <w:rsid w:val="099ADB40"/>
    <w:rsid w:val="09F5AC20"/>
    <w:rsid w:val="0A0CCFB1"/>
    <w:rsid w:val="0A78CFD5"/>
    <w:rsid w:val="0B24EF7D"/>
    <w:rsid w:val="0B3A4DA1"/>
    <w:rsid w:val="0B5734A4"/>
    <w:rsid w:val="0B959FCE"/>
    <w:rsid w:val="0BB9DBE4"/>
    <w:rsid w:val="0BD3E2BF"/>
    <w:rsid w:val="0BF259BB"/>
    <w:rsid w:val="0C00F180"/>
    <w:rsid w:val="0C0EABE9"/>
    <w:rsid w:val="0C613FCC"/>
    <w:rsid w:val="0C7403A2"/>
    <w:rsid w:val="0C7B381E"/>
    <w:rsid w:val="0C850D02"/>
    <w:rsid w:val="0C9EE1A8"/>
    <w:rsid w:val="0CBEEEDE"/>
    <w:rsid w:val="0CC6D2E6"/>
    <w:rsid w:val="0D21A0B6"/>
    <w:rsid w:val="0D466A5B"/>
    <w:rsid w:val="0D5D86C2"/>
    <w:rsid w:val="0D84F599"/>
    <w:rsid w:val="0D91C427"/>
    <w:rsid w:val="0DB17849"/>
    <w:rsid w:val="0DBB35D4"/>
    <w:rsid w:val="0DD79A8F"/>
    <w:rsid w:val="0EB37623"/>
    <w:rsid w:val="0EB6BE14"/>
    <w:rsid w:val="0F692BFF"/>
    <w:rsid w:val="0FD0828A"/>
    <w:rsid w:val="1026286B"/>
    <w:rsid w:val="102EA1D6"/>
    <w:rsid w:val="1095463F"/>
    <w:rsid w:val="10AC68B6"/>
    <w:rsid w:val="10CEC2B9"/>
    <w:rsid w:val="10E3CBEC"/>
    <w:rsid w:val="111AAA14"/>
    <w:rsid w:val="114EA29A"/>
    <w:rsid w:val="11A05E7A"/>
    <w:rsid w:val="11B96936"/>
    <w:rsid w:val="11F4A29A"/>
    <w:rsid w:val="123116A0"/>
    <w:rsid w:val="12470A27"/>
    <w:rsid w:val="126E1EEF"/>
    <w:rsid w:val="129BCFC0"/>
    <w:rsid w:val="129C4B61"/>
    <w:rsid w:val="132FF6CA"/>
    <w:rsid w:val="134B6512"/>
    <w:rsid w:val="137FE4CC"/>
    <w:rsid w:val="13A057A4"/>
    <w:rsid w:val="13AEEC9A"/>
    <w:rsid w:val="13BFE38D"/>
    <w:rsid w:val="140E9807"/>
    <w:rsid w:val="143264DE"/>
    <w:rsid w:val="145501CA"/>
    <w:rsid w:val="145D1013"/>
    <w:rsid w:val="1475FA0C"/>
    <w:rsid w:val="147BC71B"/>
    <w:rsid w:val="14CA656A"/>
    <w:rsid w:val="14D1B4E7"/>
    <w:rsid w:val="14DD34D3"/>
    <w:rsid w:val="14EC9816"/>
    <w:rsid w:val="14F1A170"/>
    <w:rsid w:val="155EB3DE"/>
    <w:rsid w:val="15741C9A"/>
    <w:rsid w:val="1580877C"/>
    <w:rsid w:val="159C33FC"/>
    <w:rsid w:val="15EA3E3A"/>
    <w:rsid w:val="16044E3C"/>
    <w:rsid w:val="16113E88"/>
    <w:rsid w:val="165AEF41"/>
    <w:rsid w:val="16A9674D"/>
    <w:rsid w:val="16E0AF3A"/>
    <w:rsid w:val="17396523"/>
    <w:rsid w:val="175CE283"/>
    <w:rsid w:val="178FDFE5"/>
    <w:rsid w:val="17936BD0"/>
    <w:rsid w:val="17A645BB"/>
    <w:rsid w:val="1897F94A"/>
    <w:rsid w:val="18A81B5C"/>
    <w:rsid w:val="18E59BA6"/>
    <w:rsid w:val="19023401"/>
    <w:rsid w:val="1941E34B"/>
    <w:rsid w:val="197320A0"/>
    <w:rsid w:val="1A08872A"/>
    <w:rsid w:val="1A25995C"/>
    <w:rsid w:val="1A4134C9"/>
    <w:rsid w:val="1A75BA2F"/>
    <w:rsid w:val="1AA05034"/>
    <w:rsid w:val="1B1E53CA"/>
    <w:rsid w:val="1B539899"/>
    <w:rsid w:val="1BF1F624"/>
    <w:rsid w:val="1BF28B87"/>
    <w:rsid w:val="1C43E0F6"/>
    <w:rsid w:val="1C58DF5F"/>
    <w:rsid w:val="1C9075C8"/>
    <w:rsid w:val="1C95C2F9"/>
    <w:rsid w:val="1D033F1A"/>
    <w:rsid w:val="1D21A05B"/>
    <w:rsid w:val="1D4B5256"/>
    <w:rsid w:val="1D610457"/>
    <w:rsid w:val="1D770F23"/>
    <w:rsid w:val="1D7FEE30"/>
    <w:rsid w:val="1D816B9C"/>
    <w:rsid w:val="1D853F72"/>
    <w:rsid w:val="1E270A17"/>
    <w:rsid w:val="1E72F172"/>
    <w:rsid w:val="1E940C06"/>
    <w:rsid w:val="1EAB5439"/>
    <w:rsid w:val="1EE3A1C3"/>
    <w:rsid w:val="1F5A0182"/>
    <w:rsid w:val="1F81F1A6"/>
    <w:rsid w:val="1F8AB312"/>
    <w:rsid w:val="1FF5E8ED"/>
    <w:rsid w:val="2010F28E"/>
    <w:rsid w:val="20190570"/>
    <w:rsid w:val="2019659A"/>
    <w:rsid w:val="2059A277"/>
    <w:rsid w:val="20ED05DF"/>
    <w:rsid w:val="20ED37B5"/>
    <w:rsid w:val="215C4261"/>
    <w:rsid w:val="21882301"/>
    <w:rsid w:val="2191EC1F"/>
    <w:rsid w:val="2200D608"/>
    <w:rsid w:val="22266C69"/>
    <w:rsid w:val="225782A0"/>
    <w:rsid w:val="22747340"/>
    <w:rsid w:val="2284F608"/>
    <w:rsid w:val="22949D48"/>
    <w:rsid w:val="230FB557"/>
    <w:rsid w:val="231274A7"/>
    <w:rsid w:val="23209963"/>
    <w:rsid w:val="23637B6E"/>
    <w:rsid w:val="239FFDED"/>
    <w:rsid w:val="247236C3"/>
    <w:rsid w:val="24CB77D8"/>
    <w:rsid w:val="25083574"/>
    <w:rsid w:val="252B1B5C"/>
    <w:rsid w:val="25B16854"/>
    <w:rsid w:val="25B40188"/>
    <w:rsid w:val="25FDEC15"/>
    <w:rsid w:val="2622D963"/>
    <w:rsid w:val="262BB6C2"/>
    <w:rsid w:val="2665E852"/>
    <w:rsid w:val="269859A9"/>
    <w:rsid w:val="269AACF1"/>
    <w:rsid w:val="26E9D0AA"/>
    <w:rsid w:val="27040734"/>
    <w:rsid w:val="27ABF7FC"/>
    <w:rsid w:val="27FEA885"/>
    <w:rsid w:val="282BDE84"/>
    <w:rsid w:val="2869DE60"/>
    <w:rsid w:val="288FAE0D"/>
    <w:rsid w:val="28AFF9A7"/>
    <w:rsid w:val="28CB56B0"/>
    <w:rsid w:val="28DA720B"/>
    <w:rsid w:val="28F52DFF"/>
    <w:rsid w:val="29177C6F"/>
    <w:rsid w:val="2925A12B"/>
    <w:rsid w:val="294D1A9A"/>
    <w:rsid w:val="2969A693"/>
    <w:rsid w:val="2970DFFB"/>
    <w:rsid w:val="2A5F7D9B"/>
    <w:rsid w:val="2A5FDC96"/>
    <w:rsid w:val="2A9A2AD1"/>
    <w:rsid w:val="2AC33160"/>
    <w:rsid w:val="2AD59654"/>
    <w:rsid w:val="2B0603D4"/>
    <w:rsid w:val="2B6C7EEA"/>
    <w:rsid w:val="2BAFBB04"/>
    <w:rsid w:val="2C0DB217"/>
    <w:rsid w:val="2C170063"/>
    <w:rsid w:val="2C955423"/>
    <w:rsid w:val="2CAA30FA"/>
    <w:rsid w:val="2CE1E826"/>
    <w:rsid w:val="2CEF6D75"/>
    <w:rsid w:val="2DC5F941"/>
    <w:rsid w:val="2E346C75"/>
    <w:rsid w:val="2E42801E"/>
    <w:rsid w:val="2E45F5C8"/>
    <w:rsid w:val="2E582252"/>
    <w:rsid w:val="2EAE5915"/>
    <w:rsid w:val="2EE13F40"/>
    <w:rsid w:val="2F2C3C8A"/>
    <w:rsid w:val="2FB6ABFB"/>
    <w:rsid w:val="2FBC835C"/>
    <w:rsid w:val="308D1C83"/>
    <w:rsid w:val="310CE734"/>
    <w:rsid w:val="3152E4DA"/>
    <w:rsid w:val="31A1CC25"/>
    <w:rsid w:val="31B550C6"/>
    <w:rsid w:val="31E3EB5D"/>
    <w:rsid w:val="3215F151"/>
    <w:rsid w:val="323F1551"/>
    <w:rsid w:val="329FA6B2"/>
    <w:rsid w:val="32D2CB52"/>
    <w:rsid w:val="330055B4"/>
    <w:rsid w:val="33085851"/>
    <w:rsid w:val="3320E368"/>
    <w:rsid w:val="33E99B6B"/>
    <w:rsid w:val="342BBBBD"/>
    <w:rsid w:val="344202D8"/>
    <w:rsid w:val="3464D295"/>
    <w:rsid w:val="34884FF5"/>
    <w:rsid w:val="349EE7A1"/>
    <w:rsid w:val="34A67B18"/>
    <w:rsid w:val="34FABA4C"/>
    <w:rsid w:val="351F8D4F"/>
    <w:rsid w:val="3535D790"/>
    <w:rsid w:val="3544AE3C"/>
    <w:rsid w:val="3582449E"/>
    <w:rsid w:val="358340BD"/>
    <w:rsid w:val="359DC15D"/>
    <w:rsid w:val="35D67293"/>
    <w:rsid w:val="360DD18D"/>
    <w:rsid w:val="3610ED41"/>
    <w:rsid w:val="364A4309"/>
    <w:rsid w:val="364D9203"/>
    <w:rsid w:val="36787684"/>
    <w:rsid w:val="3690AF6F"/>
    <w:rsid w:val="37369A51"/>
    <w:rsid w:val="375AB9C1"/>
    <w:rsid w:val="3769FC5A"/>
    <w:rsid w:val="376CF0B7"/>
    <w:rsid w:val="37930474"/>
    <w:rsid w:val="379F8FED"/>
    <w:rsid w:val="37DC6780"/>
    <w:rsid w:val="38145C15"/>
    <w:rsid w:val="383290D1"/>
    <w:rsid w:val="385BC6F6"/>
    <w:rsid w:val="3870E9DF"/>
    <w:rsid w:val="38D03FA3"/>
    <w:rsid w:val="38D9C0C0"/>
    <w:rsid w:val="391D4B56"/>
    <w:rsid w:val="3928A80B"/>
    <w:rsid w:val="393A9B94"/>
    <w:rsid w:val="39A8D763"/>
    <w:rsid w:val="39B9702A"/>
    <w:rsid w:val="3AB86799"/>
    <w:rsid w:val="3AE50074"/>
    <w:rsid w:val="3B08FF21"/>
    <w:rsid w:val="3B483F2C"/>
    <w:rsid w:val="3B680EF9"/>
    <w:rsid w:val="3BC06580"/>
    <w:rsid w:val="3C32D5E2"/>
    <w:rsid w:val="3C412C23"/>
    <w:rsid w:val="3C8687B9"/>
    <w:rsid w:val="3C9FFE92"/>
    <w:rsid w:val="3D1E80BD"/>
    <w:rsid w:val="3D847EEC"/>
    <w:rsid w:val="3D92EE06"/>
    <w:rsid w:val="3E029960"/>
    <w:rsid w:val="3E08D1BD"/>
    <w:rsid w:val="3E13DFCA"/>
    <w:rsid w:val="3E31901B"/>
    <w:rsid w:val="3E63EA72"/>
    <w:rsid w:val="3EC401FC"/>
    <w:rsid w:val="3ED5202D"/>
    <w:rsid w:val="3EE815D9"/>
    <w:rsid w:val="3EEDA57F"/>
    <w:rsid w:val="3F12C10E"/>
    <w:rsid w:val="3F3C4F61"/>
    <w:rsid w:val="3F864916"/>
    <w:rsid w:val="3FC2575B"/>
    <w:rsid w:val="3FCD607C"/>
    <w:rsid w:val="3FDF6E86"/>
    <w:rsid w:val="3FF7F586"/>
    <w:rsid w:val="400DD451"/>
    <w:rsid w:val="40582DBA"/>
    <w:rsid w:val="40623157"/>
    <w:rsid w:val="407513DB"/>
    <w:rsid w:val="4077BE7E"/>
    <w:rsid w:val="40C0968F"/>
    <w:rsid w:val="40D5900C"/>
    <w:rsid w:val="41122C4B"/>
    <w:rsid w:val="4130986E"/>
    <w:rsid w:val="413C7AB3"/>
    <w:rsid w:val="416678EE"/>
    <w:rsid w:val="419AC0EB"/>
    <w:rsid w:val="41E2AD32"/>
    <w:rsid w:val="4251AC4B"/>
    <w:rsid w:val="427D65AD"/>
    <w:rsid w:val="42D8F448"/>
    <w:rsid w:val="430AF568"/>
    <w:rsid w:val="43165145"/>
    <w:rsid w:val="4321CAA0"/>
    <w:rsid w:val="4329AC93"/>
    <w:rsid w:val="434606B6"/>
    <w:rsid w:val="4355494F"/>
    <w:rsid w:val="4399E62F"/>
    <w:rsid w:val="43B2FA76"/>
    <w:rsid w:val="4478997A"/>
    <w:rsid w:val="44CBECF5"/>
    <w:rsid w:val="44E16FD1"/>
    <w:rsid w:val="44F1DA7B"/>
    <w:rsid w:val="453EF949"/>
    <w:rsid w:val="4542FFF0"/>
    <w:rsid w:val="45659E2C"/>
    <w:rsid w:val="4565D0A8"/>
    <w:rsid w:val="45A52C5E"/>
    <w:rsid w:val="45D70C0F"/>
    <w:rsid w:val="45F39808"/>
    <w:rsid w:val="469D018B"/>
    <w:rsid w:val="46D90ED5"/>
    <w:rsid w:val="4728B451"/>
    <w:rsid w:val="4745CDAF"/>
    <w:rsid w:val="475B9C0D"/>
    <w:rsid w:val="47996FBF"/>
    <w:rsid w:val="480F4A14"/>
    <w:rsid w:val="489FF58D"/>
    <w:rsid w:val="48A9B413"/>
    <w:rsid w:val="48F53FD4"/>
    <w:rsid w:val="4913E337"/>
    <w:rsid w:val="491550AA"/>
    <w:rsid w:val="49289AE7"/>
    <w:rsid w:val="494A399D"/>
    <w:rsid w:val="4954CC09"/>
    <w:rsid w:val="4991A39C"/>
    <w:rsid w:val="4A3FA557"/>
    <w:rsid w:val="4A8FBB92"/>
    <w:rsid w:val="4AB6C4C7"/>
    <w:rsid w:val="4AEE9899"/>
    <w:rsid w:val="4B0C21AC"/>
    <w:rsid w:val="4B128633"/>
    <w:rsid w:val="4B318CB2"/>
    <w:rsid w:val="4B5129DA"/>
    <w:rsid w:val="4B89A4A8"/>
    <w:rsid w:val="4BB332FB"/>
    <w:rsid w:val="4BCBD51F"/>
    <w:rsid w:val="4C0ECD29"/>
    <w:rsid w:val="4C1F7088"/>
    <w:rsid w:val="4CADF1ED"/>
    <w:rsid w:val="4D40EFB3"/>
    <w:rsid w:val="4D4B5767"/>
    <w:rsid w:val="4D4D15B6"/>
    <w:rsid w:val="4D9D2159"/>
    <w:rsid w:val="4DB9C9F8"/>
    <w:rsid w:val="4DC8DF7B"/>
    <w:rsid w:val="4DCE90A4"/>
    <w:rsid w:val="4DF288D6"/>
    <w:rsid w:val="4DFF3026"/>
    <w:rsid w:val="4E04988E"/>
    <w:rsid w:val="4E29BDC5"/>
    <w:rsid w:val="4E29DB5B"/>
    <w:rsid w:val="4EA2A6A3"/>
    <w:rsid w:val="4EA4EC42"/>
    <w:rsid w:val="4EB47302"/>
    <w:rsid w:val="4EF8B640"/>
    <w:rsid w:val="4F56B77D"/>
    <w:rsid w:val="4FFE556A"/>
    <w:rsid w:val="4FFF78C7"/>
    <w:rsid w:val="50566943"/>
    <w:rsid w:val="50C8F52C"/>
    <w:rsid w:val="50E6B015"/>
    <w:rsid w:val="515818A1"/>
    <w:rsid w:val="517343D4"/>
    <w:rsid w:val="51AA3859"/>
    <w:rsid w:val="51DCD0E8"/>
    <w:rsid w:val="523E9BD1"/>
    <w:rsid w:val="52621931"/>
    <w:rsid w:val="526352B9"/>
    <w:rsid w:val="528093CB"/>
    <w:rsid w:val="52A51D8E"/>
    <w:rsid w:val="52D0E674"/>
    <w:rsid w:val="530C1E2A"/>
    <w:rsid w:val="53129799"/>
    <w:rsid w:val="532879FB"/>
    <w:rsid w:val="5333CB1D"/>
    <w:rsid w:val="5394474E"/>
    <w:rsid w:val="545624D5"/>
    <w:rsid w:val="54644497"/>
    <w:rsid w:val="54E141A3"/>
    <w:rsid w:val="55145F9C"/>
    <w:rsid w:val="553C5A58"/>
    <w:rsid w:val="55BA5409"/>
    <w:rsid w:val="55E3884D"/>
    <w:rsid w:val="560A420B"/>
    <w:rsid w:val="56173257"/>
    <w:rsid w:val="56174EFD"/>
    <w:rsid w:val="5619D3ED"/>
    <w:rsid w:val="56405C03"/>
    <w:rsid w:val="564AFF82"/>
    <w:rsid w:val="565D7F74"/>
    <w:rsid w:val="56657792"/>
    <w:rsid w:val="569591AA"/>
    <w:rsid w:val="56B0573B"/>
    <w:rsid w:val="56BCE2E0"/>
    <w:rsid w:val="5702BFC3"/>
    <w:rsid w:val="57488B93"/>
    <w:rsid w:val="576D427B"/>
    <w:rsid w:val="579514FE"/>
    <w:rsid w:val="57979199"/>
    <w:rsid w:val="579C383B"/>
    <w:rsid w:val="57D34E52"/>
    <w:rsid w:val="57F071C3"/>
    <w:rsid w:val="580DA742"/>
    <w:rsid w:val="58312F3A"/>
    <w:rsid w:val="5884E289"/>
    <w:rsid w:val="58991E49"/>
    <w:rsid w:val="589981F7"/>
    <w:rsid w:val="58B86529"/>
    <w:rsid w:val="5903B607"/>
    <w:rsid w:val="5932959C"/>
    <w:rsid w:val="599B09EB"/>
    <w:rsid w:val="5A467BF0"/>
    <w:rsid w:val="5A6C5635"/>
    <w:rsid w:val="5B34A02D"/>
    <w:rsid w:val="5B3F9BB8"/>
    <w:rsid w:val="5B4EFAF7"/>
    <w:rsid w:val="5B57F9CC"/>
    <w:rsid w:val="5BAE02A6"/>
    <w:rsid w:val="5C45E72D"/>
    <w:rsid w:val="5C51DA5F"/>
    <w:rsid w:val="5C6B02BC"/>
    <w:rsid w:val="5C7F836F"/>
    <w:rsid w:val="5C91ED36"/>
    <w:rsid w:val="5CB2D9E5"/>
    <w:rsid w:val="5CBAEDF6"/>
    <w:rsid w:val="5CC0D4F0"/>
    <w:rsid w:val="5CC16443"/>
    <w:rsid w:val="5D0A4CA9"/>
    <w:rsid w:val="5D294BB2"/>
    <w:rsid w:val="5D393156"/>
    <w:rsid w:val="5D3D7BE1"/>
    <w:rsid w:val="5D64B7E7"/>
    <w:rsid w:val="5D9F799B"/>
    <w:rsid w:val="5DB46880"/>
    <w:rsid w:val="5DD53FFF"/>
    <w:rsid w:val="5DDCB5D5"/>
    <w:rsid w:val="5DE294F2"/>
    <w:rsid w:val="5E32AA32"/>
    <w:rsid w:val="5E79FF01"/>
    <w:rsid w:val="5EEF74AF"/>
    <w:rsid w:val="5F20519A"/>
    <w:rsid w:val="5F4685EE"/>
    <w:rsid w:val="5FB5C36B"/>
    <w:rsid w:val="5FC2C4CA"/>
    <w:rsid w:val="5FC5F690"/>
    <w:rsid w:val="5FFEA03E"/>
    <w:rsid w:val="6057F3A3"/>
    <w:rsid w:val="60A2CE1D"/>
    <w:rsid w:val="6101B062"/>
    <w:rsid w:val="610F86A2"/>
    <w:rsid w:val="61153D86"/>
    <w:rsid w:val="61278AA7"/>
    <w:rsid w:val="613B5534"/>
    <w:rsid w:val="616C4EC5"/>
    <w:rsid w:val="620412E3"/>
    <w:rsid w:val="6206C9D7"/>
    <w:rsid w:val="6211DE8B"/>
    <w:rsid w:val="62B8A063"/>
    <w:rsid w:val="62C73654"/>
    <w:rsid w:val="62E6D868"/>
    <w:rsid w:val="62FCDE48"/>
    <w:rsid w:val="636FF06A"/>
    <w:rsid w:val="637D576B"/>
    <w:rsid w:val="63CFCA42"/>
    <w:rsid w:val="63D38931"/>
    <w:rsid w:val="63DB387F"/>
    <w:rsid w:val="63E03580"/>
    <w:rsid w:val="63EAA742"/>
    <w:rsid w:val="63F518EB"/>
    <w:rsid w:val="641604E7"/>
    <w:rsid w:val="645CEC44"/>
    <w:rsid w:val="647E1542"/>
    <w:rsid w:val="649089A1"/>
    <w:rsid w:val="64B0BF10"/>
    <w:rsid w:val="64E61957"/>
    <w:rsid w:val="651BAC1B"/>
    <w:rsid w:val="65EAEEE8"/>
    <w:rsid w:val="662C393F"/>
    <w:rsid w:val="66BE8E7A"/>
    <w:rsid w:val="66F19CEF"/>
    <w:rsid w:val="67139F85"/>
    <w:rsid w:val="676BD17F"/>
    <w:rsid w:val="67A19BD6"/>
    <w:rsid w:val="67DF1C1E"/>
    <w:rsid w:val="6813BE2A"/>
    <w:rsid w:val="68726987"/>
    <w:rsid w:val="689A906D"/>
    <w:rsid w:val="68CB73D3"/>
    <w:rsid w:val="68D0F16B"/>
    <w:rsid w:val="6906E362"/>
    <w:rsid w:val="6907B3EE"/>
    <w:rsid w:val="69292216"/>
    <w:rsid w:val="69554FA3"/>
    <w:rsid w:val="695B121A"/>
    <w:rsid w:val="695E925C"/>
    <w:rsid w:val="696A21E2"/>
    <w:rsid w:val="6A03AB6D"/>
    <w:rsid w:val="6AAEDA8B"/>
    <w:rsid w:val="6AB92A74"/>
    <w:rsid w:val="6AD41B4E"/>
    <w:rsid w:val="6AE66AFD"/>
    <w:rsid w:val="6B12A03A"/>
    <w:rsid w:val="6B4E8A8E"/>
    <w:rsid w:val="6B501336"/>
    <w:rsid w:val="6BD3548C"/>
    <w:rsid w:val="6C40FE72"/>
    <w:rsid w:val="6C671620"/>
    <w:rsid w:val="6C8F10DC"/>
    <w:rsid w:val="6CF84E79"/>
    <w:rsid w:val="6D114E9D"/>
    <w:rsid w:val="6D2F6E2D"/>
    <w:rsid w:val="6D67E457"/>
    <w:rsid w:val="6D981AF9"/>
    <w:rsid w:val="6DBC45D0"/>
    <w:rsid w:val="6DDA7B8B"/>
    <w:rsid w:val="6DDD9821"/>
    <w:rsid w:val="6DF61131"/>
    <w:rsid w:val="6E29103D"/>
    <w:rsid w:val="6E5559A1"/>
    <w:rsid w:val="6E6689E0"/>
    <w:rsid w:val="6E9F1060"/>
    <w:rsid w:val="6EB1CF2B"/>
    <w:rsid w:val="6EF044ED"/>
    <w:rsid w:val="6FBB7B58"/>
    <w:rsid w:val="6FD374C5"/>
    <w:rsid w:val="700DA0CB"/>
    <w:rsid w:val="703DC57B"/>
    <w:rsid w:val="70506EC0"/>
    <w:rsid w:val="712416D5"/>
    <w:rsid w:val="7191E64B"/>
    <w:rsid w:val="719E353A"/>
    <w:rsid w:val="71A7E82D"/>
    <w:rsid w:val="71A9B92D"/>
    <w:rsid w:val="7203DC6A"/>
    <w:rsid w:val="723BCC13"/>
    <w:rsid w:val="7262C409"/>
    <w:rsid w:val="729F866C"/>
    <w:rsid w:val="7360D167"/>
    <w:rsid w:val="7392D2AA"/>
    <w:rsid w:val="73A3D018"/>
    <w:rsid w:val="73B0072E"/>
    <w:rsid w:val="73C88700"/>
    <w:rsid w:val="73D74334"/>
    <w:rsid w:val="73EF84A2"/>
    <w:rsid w:val="74790DD9"/>
    <w:rsid w:val="747AFD94"/>
    <w:rsid w:val="74F7BFC5"/>
    <w:rsid w:val="756A5CFA"/>
    <w:rsid w:val="758DDA21"/>
    <w:rsid w:val="75A45527"/>
    <w:rsid w:val="7613AE97"/>
    <w:rsid w:val="766092C4"/>
    <w:rsid w:val="7687D962"/>
    <w:rsid w:val="76AB56C2"/>
    <w:rsid w:val="76B67122"/>
    <w:rsid w:val="76C0F24F"/>
    <w:rsid w:val="76CB7537"/>
    <w:rsid w:val="76CD35DA"/>
    <w:rsid w:val="76DF8894"/>
    <w:rsid w:val="76E2F8BE"/>
    <w:rsid w:val="76EECB2D"/>
    <w:rsid w:val="7716CAE8"/>
    <w:rsid w:val="77CD2469"/>
    <w:rsid w:val="77D82DB6"/>
    <w:rsid w:val="77EEF18C"/>
    <w:rsid w:val="78319CA9"/>
    <w:rsid w:val="784015F4"/>
    <w:rsid w:val="784E3ECD"/>
    <w:rsid w:val="7868093A"/>
    <w:rsid w:val="78ACD3FF"/>
    <w:rsid w:val="78CE47E2"/>
    <w:rsid w:val="78EE5EFD"/>
    <w:rsid w:val="7A11C11A"/>
    <w:rsid w:val="7A30E92B"/>
    <w:rsid w:val="7A4D3140"/>
    <w:rsid w:val="7A601C54"/>
    <w:rsid w:val="7A795F0A"/>
    <w:rsid w:val="7A87585A"/>
    <w:rsid w:val="7AD01887"/>
    <w:rsid w:val="7B9EE65A"/>
    <w:rsid w:val="7BA69A68"/>
    <w:rsid w:val="7BB5DD01"/>
    <w:rsid w:val="7C0BDCF1"/>
    <w:rsid w:val="7C25FFBF"/>
    <w:rsid w:val="7C750EFB"/>
    <w:rsid w:val="7C759143"/>
    <w:rsid w:val="7C8C70F0"/>
    <w:rsid w:val="7CF8E14E"/>
    <w:rsid w:val="7D60F6A2"/>
    <w:rsid w:val="7D70066A"/>
    <w:rsid w:val="7D766AC5"/>
    <w:rsid w:val="7D8EB7C6"/>
    <w:rsid w:val="7DB9CE1D"/>
    <w:rsid w:val="7DC607C7"/>
    <w:rsid w:val="7E776605"/>
    <w:rsid w:val="7EADA58D"/>
    <w:rsid w:val="7EC524DB"/>
    <w:rsid w:val="7EFD9051"/>
    <w:rsid w:val="7F2EDE45"/>
    <w:rsid w:val="7F32E000"/>
    <w:rsid w:val="7F4F6BF9"/>
    <w:rsid w:val="7F951BF2"/>
    <w:rsid w:val="7FB8D6BB"/>
    <w:rsid w:val="7FD2C866"/>
    <w:rsid w:val="7FD7B501"/>
    <w:rsid w:val="7FF7365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B47302"/>
  <w15:chartTrackingRefBased/>
  <w15:docId w15:val="{60FCCC4C-D0AE-8040-9706-103D0D94E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69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576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1269F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65122"/>
    <w:pPr>
      <w:outlineLvl w:val="9"/>
    </w:pPr>
  </w:style>
  <w:style w:type="paragraph" w:styleId="TOC1">
    <w:name w:val="toc 1"/>
    <w:basedOn w:val="Normal"/>
    <w:next w:val="Normal"/>
    <w:autoRedefine/>
    <w:uiPriority w:val="39"/>
    <w:unhideWhenUsed/>
    <w:rsid w:val="00A45003"/>
    <w:pPr>
      <w:tabs>
        <w:tab w:val="right" w:leader="dot" w:pos="9350"/>
      </w:tabs>
      <w:spacing w:after="100"/>
    </w:pPr>
    <w:rPr>
      <w:rFonts w:ascii="Times New Roman" w:eastAsia="Times New Roman" w:hAnsi="Times New Roman" w:cs="Times New Roman"/>
      <w:b/>
      <w:bCs/>
      <w:noProof/>
    </w:rPr>
  </w:style>
  <w:style w:type="character" w:styleId="Hyperlink">
    <w:name w:val="Hyperlink"/>
    <w:basedOn w:val="DefaultParagraphFont"/>
    <w:uiPriority w:val="99"/>
    <w:unhideWhenUsed/>
    <w:rsid w:val="00765122"/>
    <w:rPr>
      <w:color w:val="0563C1" w:themeColor="hyperlink"/>
      <w:u w:val="single"/>
    </w:rPr>
  </w:style>
  <w:style w:type="paragraph" w:styleId="ListParagraph">
    <w:name w:val="List Paragraph"/>
    <w:basedOn w:val="Normal"/>
    <w:uiPriority w:val="34"/>
    <w:qFormat/>
    <w:rsid w:val="00D77F03"/>
    <w:pPr>
      <w:ind w:left="720"/>
      <w:contextualSpacing/>
    </w:pPr>
  </w:style>
  <w:style w:type="paragraph" w:styleId="TOC2">
    <w:name w:val="toc 2"/>
    <w:basedOn w:val="Normal"/>
    <w:next w:val="Normal"/>
    <w:autoRedefine/>
    <w:uiPriority w:val="39"/>
    <w:unhideWhenUsed/>
    <w:rsid w:val="004D038C"/>
    <w:pPr>
      <w:spacing w:after="100"/>
      <w:ind w:left="220"/>
    </w:pPr>
  </w:style>
  <w:style w:type="character" w:customStyle="1" w:styleId="Heading2Char">
    <w:name w:val="Heading 2 Char"/>
    <w:basedOn w:val="DefaultParagraphFont"/>
    <w:link w:val="Heading2"/>
    <w:uiPriority w:val="9"/>
    <w:rsid w:val="00A576F0"/>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F57CC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g"/><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simplicable.com/new/business-problems"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theme" Target="theme/theme1.xml"/><Relationship Id="Rad00b45dab8b4d8f" Type="http://schemas.microsoft.com/office/2019/09/relationships/intelligence" Target="intelligenc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1C01DEAF05E61419FBCE64254177B15" ma:contentTypeVersion="12" ma:contentTypeDescription="Create a new document." ma:contentTypeScope="" ma:versionID="49f34a4a176257d7c69729f467e2a8eb">
  <xsd:schema xmlns:xsd="http://www.w3.org/2001/XMLSchema" xmlns:xs="http://www.w3.org/2001/XMLSchema" xmlns:p="http://schemas.microsoft.com/office/2006/metadata/properties" xmlns:ns3="af2084f9-cf63-4fb3-8ab6-d27ffb1c3e4f" xmlns:ns4="e55c14c4-d738-4a4b-93e2-78a80aebd8c3" targetNamespace="http://schemas.microsoft.com/office/2006/metadata/properties" ma:root="true" ma:fieldsID="d1bc37a7e3eb8fcdb331e9107adcca45" ns3:_="" ns4:_="">
    <xsd:import namespace="af2084f9-cf63-4fb3-8ab6-d27ffb1c3e4f"/>
    <xsd:import namespace="e55c14c4-d738-4a4b-93e2-78a80aebd8c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2084f9-cf63-4fb3-8ab6-d27ffb1c3e4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55c14c4-d738-4a4b-93e2-78a80aebd8c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B9B5DB-E8CC-4FAB-B7C5-7F49C745781B}">
  <ds:schemaRefs>
    <ds:schemaRef ds:uri="http://schemas.openxmlformats.org/officeDocument/2006/bibliography"/>
  </ds:schemaRefs>
</ds:datastoreItem>
</file>

<file path=customXml/itemProps2.xml><?xml version="1.0" encoding="utf-8"?>
<ds:datastoreItem xmlns:ds="http://schemas.openxmlformats.org/officeDocument/2006/customXml" ds:itemID="{16C4CA71-198E-43C8-A522-0BCD5B8B0115}">
  <ds:schemaRefs>
    <ds:schemaRef ds:uri="http://purl.org/dc/terms/"/>
    <ds:schemaRef ds:uri="af2084f9-cf63-4fb3-8ab6-d27ffb1c3e4f"/>
    <ds:schemaRef ds:uri="e55c14c4-d738-4a4b-93e2-78a80aebd8c3"/>
    <ds:schemaRef ds:uri="http://www.w3.org/XML/1998/namespace"/>
    <ds:schemaRef ds:uri="http://purl.org/dc/elements/1.1/"/>
    <ds:schemaRef ds:uri="http://schemas.microsoft.com/office/infopath/2007/PartnerControls"/>
    <ds:schemaRef ds:uri="http://schemas.openxmlformats.org/package/2006/metadata/core-properties"/>
    <ds:schemaRef ds:uri="http://schemas.microsoft.com/office/2006/documentManagement/types"/>
    <ds:schemaRef ds:uri="http://schemas.microsoft.com/office/2006/metadata/properties"/>
    <ds:schemaRef ds:uri="http://purl.org/dc/dcmitype/"/>
  </ds:schemaRefs>
</ds:datastoreItem>
</file>

<file path=customXml/itemProps3.xml><?xml version="1.0" encoding="utf-8"?>
<ds:datastoreItem xmlns:ds="http://schemas.openxmlformats.org/officeDocument/2006/customXml" ds:itemID="{DA8B5DF5-E9AE-4300-B9F3-0DD1F14DCC10}">
  <ds:schemaRefs>
    <ds:schemaRef ds:uri="http://schemas.microsoft.com/sharepoint/v3/contenttype/forms"/>
  </ds:schemaRefs>
</ds:datastoreItem>
</file>

<file path=customXml/itemProps4.xml><?xml version="1.0" encoding="utf-8"?>
<ds:datastoreItem xmlns:ds="http://schemas.openxmlformats.org/officeDocument/2006/customXml" ds:itemID="{EF65D9E0-CEB1-4A01-81DE-7B3FB4226E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2084f9-cf63-4fb3-8ab6-d27ffb1c3e4f"/>
    <ds:schemaRef ds:uri="e55c14c4-d738-4a4b-93e2-78a80aebd8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2951</Words>
  <Characters>16824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vANIER COLLEGE</vt:lpstr>
    </vt:vector>
  </TitlesOfParts>
  <Company/>
  <LinksUpToDate>false</LinksUpToDate>
  <CharactersWithSpaces>19736</CharactersWithSpaces>
  <SharedDoc>false</SharedDoc>
  <HLinks>
    <vt:vector size="78" baseType="variant">
      <vt:variant>
        <vt:i4>6029333</vt:i4>
      </vt:variant>
      <vt:variant>
        <vt:i4>75</vt:i4>
      </vt:variant>
      <vt:variant>
        <vt:i4>0</vt:i4>
      </vt:variant>
      <vt:variant>
        <vt:i4>5</vt:i4>
      </vt:variant>
      <vt:variant>
        <vt:lpwstr>https://simplicable.com/new/business-problems</vt:lpwstr>
      </vt:variant>
      <vt:variant>
        <vt:lpwstr/>
      </vt:variant>
      <vt:variant>
        <vt:i4>1638460</vt:i4>
      </vt:variant>
      <vt:variant>
        <vt:i4>68</vt:i4>
      </vt:variant>
      <vt:variant>
        <vt:i4>0</vt:i4>
      </vt:variant>
      <vt:variant>
        <vt:i4>5</vt:i4>
      </vt:variant>
      <vt:variant>
        <vt:lpwstr/>
      </vt:variant>
      <vt:variant>
        <vt:lpwstr>_Toc97546568</vt:lpwstr>
      </vt:variant>
      <vt:variant>
        <vt:i4>1441852</vt:i4>
      </vt:variant>
      <vt:variant>
        <vt:i4>62</vt:i4>
      </vt:variant>
      <vt:variant>
        <vt:i4>0</vt:i4>
      </vt:variant>
      <vt:variant>
        <vt:i4>5</vt:i4>
      </vt:variant>
      <vt:variant>
        <vt:lpwstr/>
      </vt:variant>
      <vt:variant>
        <vt:lpwstr>_Toc97546567</vt:lpwstr>
      </vt:variant>
      <vt:variant>
        <vt:i4>1507388</vt:i4>
      </vt:variant>
      <vt:variant>
        <vt:i4>56</vt:i4>
      </vt:variant>
      <vt:variant>
        <vt:i4>0</vt:i4>
      </vt:variant>
      <vt:variant>
        <vt:i4>5</vt:i4>
      </vt:variant>
      <vt:variant>
        <vt:lpwstr/>
      </vt:variant>
      <vt:variant>
        <vt:lpwstr>_Toc97546566</vt:lpwstr>
      </vt:variant>
      <vt:variant>
        <vt:i4>1310780</vt:i4>
      </vt:variant>
      <vt:variant>
        <vt:i4>50</vt:i4>
      </vt:variant>
      <vt:variant>
        <vt:i4>0</vt:i4>
      </vt:variant>
      <vt:variant>
        <vt:i4>5</vt:i4>
      </vt:variant>
      <vt:variant>
        <vt:lpwstr/>
      </vt:variant>
      <vt:variant>
        <vt:lpwstr>_Toc97546565</vt:lpwstr>
      </vt:variant>
      <vt:variant>
        <vt:i4>1376316</vt:i4>
      </vt:variant>
      <vt:variant>
        <vt:i4>44</vt:i4>
      </vt:variant>
      <vt:variant>
        <vt:i4>0</vt:i4>
      </vt:variant>
      <vt:variant>
        <vt:i4>5</vt:i4>
      </vt:variant>
      <vt:variant>
        <vt:lpwstr/>
      </vt:variant>
      <vt:variant>
        <vt:lpwstr>_Toc97546564</vt:lpwstr>
      </vt:variant>
      <vt:variant>
        <vt:i4>1179708</vt:i4>
      </vt:variant>
      <vt:variant>
        <vt:i4>38</vt:i4>
      </vt:variant>
      <vt:variant>
        <vt:i4>0</vt:i4>
      </vt:variant>
      <vt:variant>
        <vt:i4>5</vt:i4>
      </vt:variant>
      <vt:variant>
        <vt:lpwstr/>
      </vt:variant>
      <vt:variant>
        <vt:lpwstr>_Toc97546563</vt:lpwstr>
      </vt:variant>
      <vt:variant>
        <vt:i4>1245244</vt:i4>
      </vt:variant>
      <vt:variant>
        <vt:i4>32</vt:i4>
      </vt:variant>
      <vt:variant>
        <vt:i4>0</vt:i4>
      </vt:variant>
      <vt:variant>
        <vt:i4>5</vt:i4>
      </vt:variant>
      <vt:variant>
        <vt:lpwstr/>
      </vt:variant>
      <vt:variant>
        <vt:lpwstr>_Toc97546562</vt:lpwstr>
      </vt:variant>
      <vt:variant>
        <vt:i4>1048636</vt:i4>
      </vt:variant>
      <vt:variant>
        <vt:i4>26</vt:i4>
      </vt:variant>
      <vt:variant>
        <vt:i4>0</vt:i4>
      </vt:variant>
      <vt:variant>
        <vt:i4>5</vt:i4>
      </vt:variant>
      <vt:variant>
        <vt:lpwstr/>
      </vt:variant>
      <vt:variant>
        <vt:lpwstr>_Toc97546561</vt:lpwstr>
      </vt:variant>
      <vt:variant>
        <vt:i4>1114172</vt:i4>
      </vt:variant>
      <vt:variant>
        <vt:i4>20</vt:i4>
      </vt:variant>
      <vt:variant>
        <vt:i4>0</vt:i4>
      </vt:variant>
      <vt:variant>
        <vt:i4>5</vt:i4>
      </vt:variant>
      <vt:variant>
        <vt:lpwstr/>
      </vt:variant>
      <vt:variant>
        <vt:lpwstr>_Toc97546560</vt:lpwstr>
      </vt:variant>
      <vt:variant>
        <vt:i4>1572927</vt:i4>
      </vt:variant>
      <vt:variant>
        <vt:i4>14</vt:i4>
      </vt:variant>
      <vt:variant>
        <vt:i4>0</vt:i4>
      </vt:variant>
      <vt:variant>
        <vt:i4>5</vt:i4>
      </vt:variant>
      <vt:variant>
        <vt:lpwstr/>
      </vt:variant>
      <vt:variant>
        <vt:lpwstr>_Toc97546559</vt:lpwstr>
      </vt:variant>
      <vt:variant>
        <vt:i4>1638463</vt:i4>
      </vt:variant>
      <vt:variant>
        <vt:i4>8</vt:i4>
      </vt:variant>
      <vt:variant>
        <vt:i4>0</vt:i4>
      </vt:variant>
      <vt:variant>
        <vt:i4>5</vt:i4>
      </vt:variant>
      <vt:variant>
        <vt:lpwstr/>
      </vt:variant>
      <vt:variant>
        <vt:lpwstr>_Toc97546558</vt:lpwstr>
      </vt:variant>
      <vt:variant>
        <vt:i4>1441855</vt:i4>
      </vt:variant>
      <vt:variant>
        <vt:i4>2</vt:i4>
      </vt:variant>
      <vt:variant>
        <vt:i4>0</vt:i4>
      </vt:variant>
      <vt:variant>
        <vt:i4>5</vt:i4>
      </vt:variant>
      <vt:variant>
        <vt:lpwstr/>
      </vt:variant>
      <vt:variant>
        <vt:lpwstr>_Toc97546557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vANIER COLLEGE</dc:title>
  <dc:subject/>
  <dc:creator>Jiahui Xia</dc:creator>
  <cp:keywords/>
  <dc:description/>
  <cp:lastModifiedBy>Jiahui Xia</cp:lastModifiedBy>
  <cp:revision>2</cp:revision>
  <cp:lastPrinted>2022-03-08T19:28:00Z</cp:lastPrinted>
  <dcterms:created xsi:type="dcterms:W3CDTF">2022-03-08T19:39:00Z</dcterms:created>
  <dcterms:modified xsi:type="dcterms:W3CDTF">2022-03-08T19:39:00Z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0x01010011C01DEAF05E61419FBCE64254177B15</vt:lpwstr>
  </property>
</Properties>
</file>